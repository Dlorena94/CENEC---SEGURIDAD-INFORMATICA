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ADA9F" w14:textId="77777777" w:rsidR="00D305DE" w:rsidRPr="00D305DE" w:rsidRDefault="00D305DE" w:rsidP="00D305DE">
      <w:pPr>
        <w:rPr>
          <w:ins w:id="0" w:author="Microsoft Word" w:date="2025-10-16T13:37:00Z" w16du:dateUtc="2025-10-16T11:37:00Z"/>
          <w:b/>
          <w:bCs/>
        </w:rPr>
      </w:pPr>
      <w:ins w:id="1" w:author="Microsoft Word" w:date="2025-10-16T13:37:00Z" w16du:dateUtc="2025-10-16T11:37:00Z">
        <w:r w:rsidRPr="00D305DE">
          <w:rPr>
            <w:b/>
            <w:bCs/>
          </w:rPr>
          <w:t>0 — Resumen rápido</w:t>
        </w:r>
      </w:ins>
    </w:p>
    <w:p w14:paraId="1B41DF4E" w14:textId="77777777" w:rsidR="00D305DE" w:rsidRPr="00D305DE" w:rsidRDefault="00D305DE" w:rsidP="00D305DE">
      <w:pPr>
        <w:numPr>
          <w:ilvl w:val="0"/>
          <w:numId w:val="1"/>
        </w:numPr>
        <w:rPr>
          <w:ins w:id="2" w:author="Microsoft Word" w:date="2025-10-16T13:37:00Z" w16du:dateUtc="2025-10-16T11:37:00Z"/>
        </w:rPr>
      </w:pPr>
      <w:ins w:id="3" w:author="Microsoft Word" w:date="2025-10-16T13:37:00Z" w16du:dateUtc="2025-10-16T11:37:00Z">
        <w:r w:rsidRPr="00D305DE">
          <w:t xml:space="preserve">Instalar WSL2 + Ubuntu y Docker Desktop (con </w:t>
        </w:r>
        <w:proofErr w:type="spellStart"/>
        <w:r w:rsidRPr="00D305DE">
          <w:t>backend</w:t>
        </w:r>
        <w:proofErr w:type="spellEnd"/>
        <w:r w:rsidRPr="00D305DE">
          <w:t xml:space="preserve"> WSL2).</w:t>
        </w:r>
      </w:ins>
    </w:p>
    <w:p w14:paraId="49206922" w14:textId="77777777" w:rsidR="00D305DE" w:rsidRPr="00D305DE" w:rsidRDefault="00D305DE" w:rsidP="00D305DE">
      <w:pPr>
        <w:numPr>
          <w:ilvl w:val="0"/>
          <w:numId w:val="1"/>
        </w:numPr>
        <w:rPr>
          <w:ins w:id="4" w:author="Microsoft Word" w:date="2025-10-16T13:37:00Z" w16du:dateUtc="2025-10-16T11:37:00Z"/>
        </w:rPr>
      </w:pPr>
      <w:ins w:id="5" w:author="Microsoft Word" w:date="2025-10-16T13:37:00Z" w16du:dateUtc="2025-10-16T11:37:00Z">
        <w:r w:rsidRPr="00D305DE">
          <w:t>Instalar drivers NVIDIA para WSL (si vas a usar GPU).</w:t>
        </w:r>
      </w:ins>
    </w:p>
    <w:p w14:paraId="7B6E2739" w14:textId="77777777" w:rsidR="00D305DE" w:rsidRPr="00D305DE" w:rsidRDefault="00D305DE" w:rsidP="00D305DE">
      <w:pPr>
        <w:numPr>
          <w:ilvl w:val="0"/>
          <w:numId w:val="1"/>
        </w:numPr>
        <w:rPr>
          <w:ins w:id="6" w:author="Microsoft Word" w:date="2025-10-16T13:37:00Z" w16du:dateUtc="2025-10-16T11:37:00Z"/>
        </w:rPr>
      </w:pPr>
      <w:ins w:id="7" w:author="Microsoft Word" w:date="2025-10-16T13:37:00Z" w16du:dateUtc="2025-10-16T11:37:00Z">
        <w:r w:rsidRPr="00D305DE">
          <w:t xml:space="preserve">Crear carpeta del proyecto en Windows y colocar los pesos en </w:t>
        </w:r>
        <w:proofErr w:type="spellStart"/>
        <w:r w:rsidRPr="00D305DE">
          <w:t>models</w:t>
        </w:r>
        <w:proofErr w:type="spellEnd"/>
        <w:r w:rsidRPr="00D305DE">
          <w:t>\.</w:t>
        </w:r>
      </w:ins>
    </w:p>
    <w:p w14:paraId="4BE3A8CC" w14:textId="77777777" w:rsidR="00D305DE" w:rsidRPr="00D305DE" w:rsidRDefault="00D305DE" w:rsidP="00D305DE">
      <w:pPr>
        <w:numPr>
          <w:ilvl w:val="0"/>
          <w:numId w:val="1"/>
        </w:numPr>
        <w:rPr>
          <w:ins w:id="8" w:author="Microsoft Word" w:date="2025-10-16T13:37:00Z" w16du:dateUtc="2025-10-16T11:37:00Z"/>
          <w:lang w:val="en-US"/>
        </w:rPr>
      </w:pPr>
      <w:proofErr w:type="spellStart"/>
      <w:ins w:id="9" w:author="Microsoft Word" w:date="2025-10-16T13:37:00Z" w16du:dateUtc="2025-10-16T11:37:00Z">
        <w:r w:rsidRPr="00D305DE">
          <w:rPr>
            <w:lang w:val="en-US"/>
          </w:rPr>
          <w:t>Levantar</w:t>
        </w:r>
        <w:proofErr w:type="spellEnd"/>
        <w:r w:rsidRPr="00D305DE">
          <w:rPr>
            <w:lang w:val="en-US"/>
          </w:rPr>
          <w:t xml:space="preserve"> </w:t>
        </w:r>
        <w:proofErr w:type="spellStart"/>
        <w:r w:rsidRPr="00D305DE">
          <w:rPr>
            <w:lang w:val="en-US"/>
          </w:rPr>
          <w:t>contenedor</w:t>
        </w:r>
        <w:proofErr w:type="spellEnd"/>
        <w:r w:rsidRPr="00D305DE">
          <w:rPr>
            <w:lang w:val="en-US"/>
          </w:rPr>
          <w:t xml:space="preserve"> Docker (</w:t>
        </w:r>
        <w:proofErr w:type="spellStart"/>
        <w:r w:rsidRPr="00D305DE">
          <w:rPr>
            <w:lang w:val="en-US"/>
          </w:rPr>
          <w:t>oobabooga</w:t>
        </w:r>
        <w:proofErr w:type="spellEnd"/>
        <w:r w:rsidRPr="00D305DE">
          <w:rPr>
            <w:lang w:val="en-US"/>
          </w:rPr>
          <w:t>/text-generation-</w:t>
        </w:r>
        <w:proofErr w:type="spellStart"/>
        <w:r w:rsidRPr="00D305DE">
          <w:rPr>
            <w:lang w:val="en-US"/>
          </w:rPr>
          <w:t>webui</w:t>
        </w:r>
        <w:proofErr w:type="spellEnd"/>
        <w:r w:rsidRPr="00D305DE">
          <w:rPr>
            <w:lang w:val="en-US"/>
          </w:rPr>
          <w:t>).</w:t>
        </w:r>
      </w:ins>
    </w:p>
    <w:p w14:paraId="77CF73F2" w14:textId="77777777" w:rsidR="00D305DE" w:rsidRPr="00D305DE" w:rsidRDefault="00D305DE" w:rsidP="00D305DE">
      <w:pPr>
        <w:numPr>
          <w:ilvl w:val="0"/>
          <w:numId w:val="1"/>
        </w:numPr>
        <w:rPr>
          <w:ins w:id="10" w:author="Microsoft Word" w:date="2025-10-16T13:37:00Z" w16du:dateUtc="2025-10-16T11:37:00Z"/>
        </w:rPr>
      </w:pPr>
      <w:ins w:id="11" w:author="Microsoft Word" w:date="2025-10-16T13:37:00Z" w16du:dateUtc="2025-10-16T11:37:00Z">
        <w:r w:rsidRPr="00D305DE">
          <w:t>Probar Web UI y API.</w:t>
        </w:r>
      </w:ins>
    </w:p>
    <w:p w14:paraId="6CA002F2" w14:textId="77777777" w:rsidR="00D305DE" w:rsidRPr="00D305DE" w:rsidRDefault="00D305DE" w:rsidP="00D305DE">
      <w:pPr>
        <w:numPr>
          <w:ilvl w:val="0"/>
          <w:numId w:val="1"/>
        </w:numPr>
        <w:rPr>
          <w:ins w:id="12" w:author="Microsoft Word" w:date="2025-10-16T13:37:00Z" w16du:dateUtc="2025-10-16T11:37:00Z"/>
        </w:rPr>
      </w:pPr>
      <w:ins w:id="13" w:author="Microsoft Word" w:date="2025-10-16T13:37:00Z" w16du:dateUtc="2025-10-16T11:37:00Z">
        <w:r w:rsidRPr="00D305DE">
          <w:t xml:space="preserve">Con Visual Studio </w:t>
        </w:r>
        <w:proofErr w:type="spellStart"/>
        <w:r w:rsidRPr="00D305DE">
          <w:t>Code</w:t>
        </w:r>
        <w:proofErr w:type="spellEnd"/>
        <w:r w:rsidRPr="00D305DE">
          <w:t>, crear un script ask_llama.py que haga peticiones al API.</w:t>
        </w:r>
      </w:ins>
    </w:p>
    <w:p w14:paraId="519DFDD1" w14:textId="77777777" w:rsidR="00D305DE" w:rsidRPr="00D305DE" w:rsidRDefault="00000000" w:rsidP="00D305DE">
      <w:pPr>
        <w:rPr>
          <w:ins w:id="14" w:author="Microsoft Word" w:date="2025-10-16T13:37:00Z" w16du:dateUtc="2025-10-16T11:37:00Z"/>
        </w:rPr>
      </w:pPr>
      <w:ins w:id="15" w:author="Microsoft Word" w:date="2025-10-16T13:37:00Z" w16du:dateUtc="2025-10-16T11:37:00Z">
        <w:r>
          <w:pict w14:anchorId="7FF1C56A">
            <v:rect id="_x0000_i1025" style="width:0;height:1.5pt" o:hralign="center" o:hrstd="t" o:hr="t" fillcolor="#a0a0a0" stroked="f"/>
          </w:pict>
        </w:r>
      </w:ins>
    </w:p>
    <w:p w14:paraId="351F172A" w14:textId="77777777" w:rsidR="00D305DE" w:rsidRPr="00D305DE" w:rsidRDefault="00D305DE" w:rsidP="00D305DE">
      <w:pPr>
        <w:rPr>
          <w:ins w:id="16" w:author="Microsoft Word" w:date="2025-10-16T13:37:00Z" w16du:dateUtc="2025-10-16T11:37:00Z"/>
          <w:b/>
          <w:bCs/>
        </w:rPr>
      </w:pPr>
      <w:ins w:id="17" w:author="Microsoft Word" w:date="2025-10-16T13:37:00Z" w16du:dateUtc="2025-10-16T11:37:00Z">
        <w:r w:rsidRPr="00D305DE">
          <w:rPr>
            <w:b/>
            <w:bCs/>
          </w:rPr>
          <w:t>1 — Requisitos (Windows)</w:t>
        </w:r>
      </w:ins>
    </w:p>
    <w:p w14:paraId="04C870BE" w14:textId="77777777" w:rsidR="00D305DE" w:rsidRPr="00D305DE" w:rsidRDefault="00D305DE" w:rsidP="00D305DE">
      <w:pPr>
        <w:numPr>
          <w:ilvl w:val="0"/>
          <w:numId w:val="2"/>
        </w:numPr>
        <w:rPr>
          <w:ins w:id="18" w:author="Microsoft Word" w:date="2025-10-16T13:37:00Z" w16du:dateUtc="2025-10-16T11:37:00Z"/>
        </w:rPr>
      </w:pPr>
      <w:ins w:id="19" w:author="Microsoft Word" w:date="2025-10-16T13:37:00Z" w16du:dateUtc="2025-10-16T11:37:00Z">
        <w:r w:rsidRPr="00D305DE">
          <w:t>Windows 10/11 con soporte WSL2 (Windows 10 versión 2004+ con KB actualizado o Windows 11).</w:t>
        </w:r>
      </w:ins>
    </w:p>
    <w:p w14:paraId="1899CB45" w14:textId="77777777" w:rsidR="00D305DE" w:rsidRPr="00D305DE" w:rsidRDefault="00D305DE" w:rsidP="00D305DE">
      <w:pPr>
        <w:numPr>
          <w:ilvl w:val="0"/>
          <w:numId w:val="2"/>
        </w:numPr>
        <w:rPr>
          <w:ins w:id="20" w:author="Microsoft Word" w:date="2025-10-16T13:37:00Z" w16du:dateUtc="2025-10-16T11:37:00Z"/>
        </w:rPr>
      </w:pPr>
      <w:ins w:id="21" w:author="Microsoft Word" w:date="2025-10-16T13:37:00Z" w16du:dateUtc="2025-10-16T11:37:00Z">
        <w:r w:rsidRPr="00D305DE">
          <w:t>Docker Desktop (edición para Windows).</w:t>
        </w:r>
      </w:ins>
    </w:p>
    <w:p w14:paraId="5F17C9EA" w14:textId="77777777" w:rsidR="00D305DE" w:rsidRPr="00D305DE" w:rsidRDefault="00D305DE" w:rsidP="00D305DE">
      <w:pPr>
        <w:numPr>
          <w:ilvl w:val="0"/>
          <w:numId w:val="2"/>
        </w:numPr>
        <w:rPr>
          <w:ins w:id="22" w:author="Microsoft Word" w:date="2025-10-16T13:37:00Z" w16du:dateUtc="2025-10-16T11:37:00Z"/>
        </w:rPr>
      </w:pPr>
      <w:ins w:id="23" w:author="Microsoft Word" w:date="2025-10-16T13:37:00Z" w16du:dateUtc="2025-10-16T11:37:00Z">
        <w:r w:rsidRPr="00D305DE">
          <w:t xml:space="preserve">Visual Studio </w:t>
        </w:r>
        <w:proofErr w:type="spellStart"/>
        <w:r w:rsidRPr="00D305DE">
          <w:t>Code</w:t>
        </w:r>
        <w:proofErr w:type="spellEnd"/>
        <w:r w:rsidRPr="00D305DE">
          <w:t>.</w:t>
        </w:r>
      </w:ins>
    </w:p>
    <w:p w14:paraId="2EAA0A86" w14:textId="77777777" w:rsidR="00D305DE" w:rsidRPr="00D305DE" w:rsidRDefault="00D305DE" w:rsidP="00D305DE">
      <w:pPr>
        <w:numPr>
          <w:ilvl w:val="0"/>
          <w:numId w:val="2"/>
        </w:numPr>
        <w:rPr>
          <w:ins w:id="24" w:author="Microsoft Word" w:date="2025-10-16T13:37:00Z" w16du:dateUtc="2025-10-16T11:37:00Z"/>
        </w:rPr>
      </w:pPr>
      <w:ins w:id="25" w:author="Microsoft Word" w:date="2025-10-16T13:37:00Z" w16du:dateUtc="2025-10-16T11:37:00Z">
        <w:r w:rsidRPr="00D305DE">
          <w:t>(Opcional, para GPU) GPU NVIDIA compatible + drivers para WSL.</w:t>
        </w:r>
      </w:ins>
    </w:p>
    <w:p w14:paraId="4C627B77" w14:textId="77777777" w:rsidR="00D305DE" w:rsidRPr="00D305DE" w:rsidRDefault="00D305DE" w:rsidP="00D305DE">
      <w:pPr>
        <w:numPr>
          <w:ilvl w:val="0"/>
          <w:numId w:val="2"/>
        </w:numPr>
        <w:rPr>
          <w:ins w:id="26" w:author="Microsoft Word" w:date="2025-10-16T13:37:00Z" w16du:dateUtc="2025-10-16T11:37:00Z"/>
        </w:rPr>
      </w:pPr>
      <w:ins w:id="27" w:author="Microsoft Word" w:date="2025-10-16T13:37:00Z" w16du:dateUtc="2025-10-16T11:37:00Z">
        <w:r w:rsidRPr="00D305DE">
          <w:t>Modelo compatible guardado localmente (</w:t>
        </w:r>
        <w:proofErr w:type="spellStart"/>
        <w:r w:rsidRPr="00D305DE">
          <w:t>ggml</w:t>
        </w:r>
        <w:proofErr w:type="spellEnd"/>
        <w:r w:rsidRPr="00D305DE">
          <w:t>/</w:t>
        </w:r>
        <w:proofErr w:type="spellStart"/>
        <w:r w:rsidRPr="00D305DE">
          <w:t>gguf</w:t>
        </w:r>
        <w:proofErr w:type="spellEnd"/>
        <w:r w:rsidRPr="00D305DE">
          <w:t xml:space="preserve"> o el formato que requiera la imagen).</w:t>
        </w:r>
      </w:ins>
    </w:p>
    <w:p w14:paraId="79275453" w14:textId="77777777" w:rsidR="00D305DE" w:rsidRPr="00D305DE" w:rsidRDefault="00000000" w:rsidP="00D305DE">
      <w:pPr>
        <w:rPr>
          <w:ins w:id="28" w:author="Microsoft Word" w:date="2025-10-16T13:37:00Z" w16du:dateUtc="2025-10-16T11:37:00Z"/>
        </w:rPr>
      </w:pPr>
      <w:ins w:id="29" w:author="Microsoft Word" w:date="2025-10-16T13:37:00Z" w16du:dateUtc="2025-10-16T11:37:00Z">
        <w:r>
          <w:pict w14:anchorId="792F6A31">
            <v:rect id="_x0000_i1026" style="width:0;height:1.5pt" o:hralign="center" o:hrstd="t" o:hr="t" fillcolor="#a0a0a0" stroked="f"/>
          </w:pict>
        </w:r>
      </w:ins>
    </w:p>
    <w:p w14:paraId="74DAFB05" w14:textId="77777777" w:rsidR="00D305DE" w:rsidRPr="00D305DE" w:rsidRDefault="00D305DE" w:rsidP="00D305DE">
      <w:pPr>
        <w:rPr>
          <w:ins w:id="30" w:author="Microsoft Word" w:date="2025-10-16T13:37:00Z" w16du:dateUtc="2025-10-16T11:37:00Z"/>
          <w:b/>
          <w:bCs/>
        </w:rPr>
      </w:pPr>
      <w:ins w:id="31" w:author="Microsoft Word" w:date="2025-10-16T13:37:00Z" w16du:dateUtc="2025-10-16T11:37:00Z">
        <w:r w:rsidRPr="00D305DE">
          <w:rPr>
            <w:b/>
            <w:bCs/>
          </w:rPr>
          <w:t>2 — Instalar WSL2 y una distro Linux (PowerShell administrador)</w:t>
        </w:r>
      </w:ins>
    </w:p>
    <w:p w14:paraId="0FDCED39" w14:textId="77777777" w:rsidR="00D305DE" w:rsidRPr="00D305DE" w:rsidRDefault="00D305DE" w:rsidP="00D305DE">
      <w:pPr>
        <w:numPr>
          <w:ilvl w:val="0"/>
          <w:numId w:val="3"/>
        </w:numPr>
        <w:rPr>
          <w:ins w:id="32" w:author="Microsoft Word" w:date="2025-10-16T13:37:00Z" w16du:dateUtc="2025-10-16T11:37:00Z"/>
        </w:rPr>
      </w:pPr>
      <w:ins w:id="33" w:author="Microsoft Word" w:date="2025-10-16T13:37:00Z" w16du:dateUtc="2025-10-16T11:37:00Z">
        <w:r w:rsidRPr="00D305DE">
          <w:t>Abrir PowerShell como Administrador y ejecutar:</w:t>
        </w:r>
      </w:ins>
    </w:p>
    <w:p w14:paraId="298567AB" w14:textId="77777777" w:rsidR="00D305DE" w:rsidRPr="00D305DE" w:rsidRDefault="00D305DE" w:rsidP="00D305DE">
      <w:pPr>
        <w:rPr>
          <w:ins w:id="34" w:author="Microsoft Word" w:date="2025-10-16T13:37:00Z" w16du:dateUtc="2025-10-16T11:37:00Z"/>
        </w:rPr>
      </w:pPr>
      <w:proofErr w:type="spellStart"/>
      <w:ins w:id="35" w:author="Microsoft Word" w:date="2025-10-16T13:37:00Z" w16du:dateUtc="2025-10-16T11:37:00Z">
        <w:r w:rsidRPr="00D305DE">
          <w:t>wsl</w:t>
        </w:r>
        <w:proofErr w:type="spellEnd"/>
        <w:r w:rsidRPr="00D305DE">
          <w:t xml:space="preserve"> --</w:t>
        </w:r>
        <w:proofErr w:type="spellStart"/>
        <w:r w:rsidRPr="00D305DE">
          <w:t>install</w:t>
        </w:r>
        <w:proofErr w:type="spellEnd"/>
      </w:ins>
    </w:p>
    <w:p w14:paraId="7DE6DB4A" w14:textId="77777777" w:rsidR="00D305DE" w:rsidRPr="00D305DE" w:rsidRDefault="00D305DE" w:rsidP="00D305DE">
      <w:pPr>
        <w:rPr>
          <w:ins w:id="36" w:author="Microsoft Word" w:date="2025-10-16T13:37:00Z" w16du:dateUtc="2025-10-16T11:37:00Z"/>
        </w:rPr>
      </w:pPr>
      <w:ins w:id="37" w:author="Microsoft Word" w:date="2025-10-16T13:37:00Z" w16du:dateUtc="2025-10-16T11:37:00Z">
        <w:r w:rsidRPr="00D305DE">
          <w:t># Esto instalará WSL2 y descargará Ubuntu por defecto. Reinicia si te lo pide.</w:t>
        </w:r>
      </w:ins>
    </w:p>
    <w:p w14:paraId="1C77B3B9" w14:textId="77777777" w:rsidR="00D305DE" w:rsidRPr="00D305DE" w:rsidRDefault="00D305DE" w:rsidP="00D305DE">
      <w:pPr>
        <w:numPr>
          <w:ilvl w:val="0"/>
          <w:numId w:val="4"/>
        </w:numPr>
        <w:rPr>
          <w:ins w:id="38" w:author="Microsoft Word" w:date="2025-10-16T13:37:00Z" w16du:dateUtc="2025-10-16T11:37:00Z"/>
        </w:rPr>
      </w:pPr>
      <w:ins w:id="39" w:author="Microsoft Word" w:date="2025-10-16T13:37:00Z" w16du:dateUtc="2025-10-16T11:37:00Z">
        <w:r w:rsidRPr="00D305DE">
          <w:t>Si necesitas instalar manualmente:</w:t>
        </w:r>
      </w:ins>
    </w:p>
    <w:p w14:paraId="37369434" w14:textId="77777777" w:rsidR="00D305DE" w:rsidRPr="00D305DE" w:rsidRDefault="00D305DE" w:rsidP="00D305DE">
      <w:pPr>
        <w:rPr>
          <w:ins w:id="40" w:author="Microsoft Word" w:date="2025-10-16T13:37:00Z" w16du:dateUtc="2025-10-16T11:37:00Z"/>
        </w:rPr>
      </w:pPr>
      <w:proofErr w:type="spellStart"/>
      <w:ins w:id="41" w:author="Microsoft Word" w:date="2025-10-16T13:37:00Z" w16du:dateUtc="2025-10-16T11:37:00Z">
        <w:r w:rsidRPr="00D305DE">
          <w:t>wsl</w:t>
        </w:r>
        <w:proofErr w:type="spellEnd"/>
        <w:r w:rsidRPr="00D305DE">
          <w:t xml:space="preserve"> --set-default-</w:t>
        </w:r>
        <w:proofErr w:type="spellStart"/>
        <w:r w:rsidRPr="00D305DE">
          <w:t>version</w:t>
        </w:r>
        <w:proofErr w:type="spellEnd"/>
        <w:r w:rsidRPr="00D305DE">
          <w:t xml:space="preserve"> 2</w:t>
        </w:r>
      </w:ins>
    </w:p>
    <w:p w14:paraId="43E05A1E" w14:textId="77777777" w:rsidR="00D305DE" w:rsidRPr="00D305DE" w:rsidRDefault="00D305DE" w:rsidP="00D305DE">
      <w:pPr>
        <w:rPr>
          <w:ins w:id="42" w:author="Microsoft Word" w:date="2025-10-16T13:37:00Z" w16du:dateUtc="2025-10-16T11:37:00Z"/>
        </w:rPr>
      </w:pPr>
      <w:proofErr w:type="spellStart"/>
      <w:ins w:id="43" w:author="Microsoft Word" w:date="2025-10-16T13:37:00Z" w16du:dateUtc="2025-10-16T11:37:00Z">
        <w:r w:rsidRPr="00D305DE">
          <w:t>wsl</w:t>
        </w:r>
        <w:proofErr w:type="spellEnd"/>
        <w:r w:rsidRPr="00D305DE">
          <w:t xml:space="preserve"> --</w:t>
        </w:r>
        <w:proofErr w:type="spellStart"/>
        <w:r w:rsidRPr="00D305DE">
          <w:t>install</w:t>
        </w:r>
        <w:proofErr w:type="spellEnd"/>
        <w:r w:rsidRPr="00D305DE">
          <w:t xml:space="preserve"> -d </w:t>
        </w:r>
        <w:proofErr w:type="spellStart"/>
        <w:r w:rsidRPr="00D305DE">
          <w:t>ubuntu</w:t>
        </w:r>
        <w:proofErr w:type="spellEnd"/>
      </w:ins>
    </w:p>
    <w:p w14:paraId="10EE18D4" w14:textId="77777777" w:rsidR="00D305DE" w:rsidRPr="00D305DE" w:rsidRDefault="00D305DE" w:rsidP="00D305DE">
      <w:pPr>
        <w:numPr>
          <w:ilvl w:val="0"/>
          <w:numId w:val="5"/>
        </w:numPr>
        <w:rPr>
          <w:ins w:id="44" w:author="Microsoft Word" w:date="2025-10-16T13:37:00Z" w16du:dateUtc="2025-10-16T11:37:00Z"/>
        </w:rPr>
      </w:pPr>
      <w:ins w:id="45" w:author="Microsoft Word" w:date="2025-10-16T13:37:00Z" w16du:dateUtc="2025-10-16T11:37:00Z">
        <w:r w:rsidRPr="00D305DE">
          <w:t xml:space="preserve">Abre </w:t>
        </w:r>
        <w:r w:rsidRPr="00D305DE">
          <w:rPr>
            <w:b/>
            <w:bCs/>
          </w:rPr>
          <w:t>Ubuntu</w:t>
        </w:r>
        <w:r w:rsidRPr="00D305DE">
          <w:t xml:space="preserve"> desde el menú, crea usuario y contraseña.</w:t>
        </w:r>
      </w:ins>
    </w:p>
    <w:p w14:paraId="193B2E05" w14:textId="77777777" w:rsidR="00D305DE" w:rsidRPr="00D305DE" w:rsidRDefault="00000000" w:rsidP="00D305DE">
      <w:pPr>
        <w:rPr>
          <w:ins w:id="46" w:author="Microsoft Word" w:date="2025-10-16T13:37:00Z" w16du:dateUtc="2025-10-16T11:37:00Z"/>
        </w:rPr>
      </w:pPr>
      <w:ins w:id="47" w:author="Microsoft Word" w:date="2025-10-16T13:37:00Z" w16du:dateUtc="2025-10-16T11:37:00Z">
        <w:r>
          <w:pict w14:anchorId="2B09CF37">
            <v:rect id="_x0000_i1027" style="width:0;height:1.5pt" o:hralign="center" o:hrstd="t" o:hr="t" fillcolor="#a0a0a0" stroked="f"/>
          </w:pict>
        </w:r>
      </w:ins>
    </w:p>
    <w:p w14:paraId="0E6147B7" w14:textId="77777777" w:rsidR="00D305DE" w:rsidRPr="00D305DE" w:rsidRDefault="00D305DE" w:rsidP="00D305DE">
      <w:pPr>
        <w:rPr>
          <w:ins w:id="48" w:author="Microsoft Word" w:date="2025-10-16T13:37:00Z" w16du:dateUtc="2025-10-16T11:37:00Z"/>
          <w:b/>
          <w:bCs/>
        </w:rPr>
      </w:pPr>
      <w:ins w:id="49" w:author="Microsoft Word" w:date="2025-10-16T13:37:00Z" w16du:dateUtc="2025-10-16T11:37:00Z">
        <w:r w:rsidRPr="00D305DE">
          <w:rPr>
            <w:b/>
            <w:bCs/>
          </w:rPr>
          <w:t>3 — Instalar Docker Desktop (Windows)</w:t>
        </w:r>
      </w:ins>
    </w:p>
    <w:p w14:paraId="4508FF69" w14:textId="77777777" w:rsidR="00D305DE" w:rsidRPr="00D305DE" w:rsidRDefault="00D305DE" w:rsidP="00D305DE">
      <w:pPr>
        <w:numPr>
          <w:ilvl w:val="0"/>
          <w:numId w:val="6"/>
        </w:numPr>
        <w:rPr>
          <w:ins w:id="50" w:author="Microsoft Word" w:date="2025-10-16T13:37:00Z" w16du:dateUtc="2025-10-16T11:37:00Z"/>
        </w:rPr>
      </w:pPr>
      <w:ins w:id="51" w:author="Microsoft Word" w:date="2025-10-16T13:37:00Z" w16du:dateUtc="2025-10-16T11:37:00Z">
        <w:r w:rsidRPr="00D305DE">
          <w:t>Descargar e instalar Docker Desktop desde la web oficial (sigue instalador).</w:t>
        </w:r>
      </w:ins>
    </w:p>
    <w:p w14:paraId="053B4760" w14:textId="77777777" w:rsidR="00D305DE" w:rsidRPr="00D305DE" w:rsidRDefault="00D305DE" w:rsidP="00D305DE">
      <w:pPr>
        <w:numPr>
          <w:ilvl w:val="0"/>
          <w:numId w:val="6"/>
        </w:numPr>
        <w:rPr>
          <w:ins w:id="52" w:author="Microsoft Word" w:date="2025-10-16T13:37:00Z" w16du:dateUtc="2025-10-16T11:37:00Z"/>
          <w:lang w:val="en-US"/>
        </w:rPr>
      </w:pPr>
      <w:ins w:id="53" w:author="Microsoft Word" w:date="2025-10-16T13:37:00Z" w16du:dateUtc="2025-10-16T11:37:00Z">
        <w:r w:rsidRPr="00D305DE">
          <w:rPr>
            <w:lang w:val="en-US"/>
          </w:rPr>
          <w:lastRenderedPageBreak/>
          <w:t xml:space="preserve">En </w:t>
        </w:r>
        <w:r w:rsidRPr="00D305DE">
          <w:rPr>
            <w:b/>
            <w:bCs/>
            <w:lang w:val="en-US"/>
          </w:rPr>
          <w:t>Settings &gt; General</w:t>
        </w:r>
        <w:r w:rsidRPr="00D305DE">
          <w:rPr>
            <w:lang w:val="en-US"/>
          </w:rPr>
          <w:t xml:space="preserve"> </w:t>
        </w:r>
        <w:proofErr w:type="spellStart"/>
        <w:r w:rsidRPr="00D305DE">
          <w:rPr>
            <w:lang w:val="en-US"/>
          </w:rPr>
          <w:t>activa</w:t>
        </w:r>
        <w:proofErr w:type="spellEnd"/>
        <w:r w:rsidRPr="00D305DE">
          <w:rPr>
            <w:lang w:val="en-US"/>
          </w:rPr>
          <w:t xml:space="preserve"> “Use the WSL 2 based engine”.</w:t>
        </w:r>
      </w:ins>
    </w:p>
    <w:p w14:paraId="4E2DD463" w14:textId="77777777" w:rsidR="00D305DE" w:rsidRPr="00D305DE" w:rsidRDefault="00D305DE" w:rsidP="00D305DE">
      <w:pPr>
        <w:numPr>
          <w:ilvl w:val="0"/>
          <w:numId w:val="6"/>
        </w:numPr>
        <w:rPr>
          <w:ins w:id="54" w:author="Microsoft Word" w:date="2025-10-16T13:37:00Z" w16du:dateUtc="2025-10-16T11:37:00Z"/>
        </w:rPr>
      </w:pPr>
      <w:ins w:id="55" w:author="Microsoft Word" w:date="2025-10-16T13:37:00Z" w16du:dateUtc="2025-10-16T11:37:00Z">
        <w:r w:rsidRPr="00D305DE">
          <w:t xml:space="preserve">En </w:t>
        </w:r>
        <w:proofErr w:type="spellStart"/>
        <w:r w:rsidRPr="00D305DE">
          <w:rPr>
            <w:b/>
            <w:bCs/>
          </w:rPr>
          <w:t>Resources</w:t>
        </w:r>
        <w:proofErr w:type="spellEnd"/>
        <w:r w:rsidRPr="00D305DE">
          <w:rPr>
            <w:b/>
            <w:bCs/>
          </w:rPr>
          <w:t xml:space="preserve"> &gt; WSL </w:t>
        </w:r>
        <w:proofErr w:type="spellStart"/>
        <w:r w:rsidRPr="00D305DE">
          <w:rPr>
            <w:b/>
            <w:bCs/>
          </w:rPr>
          <w:t>Integration</w:t>
        </w:r>
        <w:proofErr w:type="spellEnd"/>
        <w:r w:rsidRPr="00D305DE">
          <w:t>, habilita tu distro (Ubuntu).</w:t>
        </w:r>
      </w:ins>
    </w:p>
    <w:p w14:paraId="4F39C1BD" w14:textId="77777777" w:rsidR="00D305DE" w:rsidRPr="00D305DE" w:rsidRDefault="00D305DE" w:rsidP="00D305DE">
      <w:pPr>
        <w:numPr>
          <w:ilvl w:val="0"/>
          <w:numId w:val="6"/>
        </w:numPr>
        <w:rPr>
          <w:ins w:id="56" w:author="Microsoft Word" w:date="2025-10-16T13:37:00Z" w16du:dateUtc="2025-10-16T11:37:00Z"/>
        </w:rPr>
      </w:pPr>
      <w:ins w:id="57" w:author="Microsoft Word" w:date="2025-10-16T13:37:00Z" w16du:dateUtc="2025-10-16T11:37:00Z">
        <w:r w:rsidRPr="00D305DE">
          <w:t>Reinicia Docker Desktop si hace falta.</w:t>
        </w:r>
      </w:ins>
    </w:p>
    <w:p w14:paraId="75CA5F73" w14:textId="77777777" w:rsidR="00D305DE" w:rsidRPr="00D305DE" w:rsidRDefault="00D305DE" w:rsidP="00D305DE">
      <w:pPr>
        <w:rPr>
          <w:ins w:id="58" w:author="Microsoft Word" w:date="2025-10-16T13:37:00Z" w16du:dateUtc="2025-10-16T11:37:00Z"/>
        </w:rPr>
      </w:pPr>
      <w:ins w:id="59" w:author="Microsoft Word" w:date="2025-10-16T13:37:00Z" w16du:dateUtc="2025-10-16T11:37:00Z">
        <w:r w:rsidRPr="00D305DE">
          <w:t>Verifica en PowerShell (no administrador) o en WSL:</w:t>
        </w:r>
      </w:ins>
    </w:p>
    <w:p w14:paraId="6FBCBF47" w14:textId="77777777" w:rsidR="00D305DE" w:rsidRPr="00D305DE" w:rsidRDefault="00D305DE" w:rsidP="00D305DE">
      <w:pPr>
        <w:rPr>
          <w:ins w:id="60" w:author="Microsoft Word" w:date="2025-10-16T13:37:00Z" w16du:dateUtc="2025-10-16T11:37:00Z"/>
        </w:rPr>
      </w:pPr>
      <w:proofErr w:type="spellStart"/>
      <w:ins w:id="61" w:author="Microsoft Word" w:date="2025-10-16T13:37:00Z" w16du:dateUtc="2025-10-16T11:37:00Z">
        <w:r w:rsidRPr="00D305DE">
          <w:t>docker</w:t>
        </w:r>
        <w:proofErr w:type="spellEnd"/>
        <w:r w:rsidRPr="00D305DE">
          <w:t xml:space="preserve"> --</w:t>
        </w:r>
        <w:proofErr w:type="spellStart"/>
        <w:r w:rsidRPr="00D305DE">
          <w:t>version</w:t>
        </w:r>
        <w:proofErr w:type="spellEnd"/>
      </w:ins>
    </w:p>
    <w:p w14:paraId="3702F46A" w14:textId="77777777" w:rsidR="00D305DE" w:rsidRPr="00D305DE" w:rsidRDefault="00D305DE" w:rsidP="00D305DE">
      <w:pPr>
        <w:rPr>
          <w:ins w:id="62" w:author="Microsoft Word" w:date="2025-10-16T13:37:00Z" w16du:dateUtc="2025-10-16T11:37:00Z"/>
        </w:rPr>
      </w:pPr>
      <w:proofErr w:type="spellStart"/>
      <w:ins w:id="63" w:author="Microsoft Word" w:date="2025-10-16T13:37:00Z" w16du:dateUtc="2025-10-16T11:37:00Z">
        <w:r w:rsidRPr="00D305DE">
          <w:t>docker</w:t>
        </w:r>
        <w:proofErr w:type="spellEnd"/>
        <w:r w:rsidRPr="00D305DE">
          <w:t xml:space="preserve"> </w:t>
        </w:r>
        <w:proofErr w:type="spellStart"/>
        <w:r w:rsidRPr="00D305DE">
          <w:t>compose</w:t>
        </w:r>
        <w:proofErr w:type="spellEnd"/>
        <w:r w:rsidRPr="00D305DE">
          <w:t xml:space="preserve"> </w:t>
        </w:r>
        <w:proofErr w:type="spellStart"/>
        <w:r w:rsidRPr="00D305DE">
          <w:t>version</w:t>
        </w:r>
        <w:proofErr w:type="spellEnd"/>
      </w:ins>
    </w:p>
    <w:p w14:paraId="07675676" w14:textId="77777777" w:rsidR="00D305DE" w:rsidRPr="00D305DE" w:rsidRDefault="00000000" w:rsidP="00D305DE">
      <w:pPr>
        <w:rPr>
          <w:ins w:id="64" w:author="Microsoft Word" w:date="2025-10-16T13:37:00Z" w16du:dateUtc="2025-10-16T11:37:00Z"/>
        </w:rPr>
      </w:pPr>
      <w:ins w:id="65" w:author="Microsoft Word" w:date="2025-10-16T13:37:00Z" w16du:dateUtc="2025-10-16T11:37:00Z">
        <w:r>
          <w:pict w14:anchorId="325F3CBC">
            <v:rect id="_x0000_i1028" style="width:0;height:1.5pt" o:hralign="center" o:hrstd="t" o:hr="t" fillcolor="#a0a0a0" stroked="f"/>
          </w:pict>
        </w:r>
      </w:ins>
    </w:p>
    <w:p w14:paraId="226C9914" w14:textId="77777777" w:rsidR="00D305DE" w:rsidRPr="00D305DE" w:rsidRDefault="00D305DE" w:rsidP="00D305DE">
      <w:pPr>
        <w:rPr>
          <w:ins w:id="66" w:author="Microsoft Word" w:date="2025-10-16T13:37:00Z" w16du:dateUtc="2025-10-16T11:37:00Z"/>
          <w:b/>
          <w:bCs/>
        </w:rPr>
      </w:pPr>
      <w:ins w:id="67" w:author="Microsoft Word" w:date="2025-10-16T13:37:00Z" w16du:dateUtc="2025-10-16T11:37:00Z">
        <w:r w:rsidRPr="00D305DE">
          <w:rPr>
            <w:b/>
            <w:bCs/>
          </w:rPr>
          <w:t>4 — (Opcional GPU) Preparar drivers NVIDIA para WSL</w:t>
        </w:r>
      </w:ins>
    </w:p>
    <w:p w14:paraId="3B394E30" w14:textId="77777777" w:rsidR="00D305DE" w:rsidRPr="00D305DE" w:rsidRDefault="00D305DE" w:rsidP="00D305DE">
      <w:pPr>
        <w:rPr>
          <w:ins w:id="68" w:author="Microsoft Word" w:date="2025-10-16T13:37:00Z" w16du:dateUtc="2025-10-16T11:37:00Z"/>
        </w:rPr>
      </w:pPr>
      <w:ins w:id="69" w:author="Microsoft Word" w:date="2025-10-16T13:37:00Z" w16du:dateUtc="2025-10-16T11:37:00Z">
        <w:r w:rsidRPr="00D305DE">
          <w:t>Si tienes GPU NVIDIA y quieres usarla desde contenedores:</w:t>
        </w:r>
      </w:ins>
    </w:p>
    <w:p w14:paraId="20794A93" w14:textId="77777777" w:rsidR="00D305DE" w:rsidRPr="00D305DE" w:rsidRDefault="00D305DE" w:rsidP="00D305DE">
      <w:pPr>
        <w:numPr>
          <w:ilvl w:val="0"/>
          <w:numId w:val="7"/>
        </w:numPr>
        <w:rPr>
          <w:ins w:id="70" w:author="Microsoft Word" w:date="2025-10-16T13:37:00Z" w16du:dateUtc="2025-10-16T11:37:00Z"/>
        </w:rPr>
      </w:pPr>
      <w:ins w:id="71" w:author="Microsoft Word" w:date="2025-10-16T13:37:00Z" w16du:dateUtc="2025-10-16T11:37:00Z">
        <w:r w:rsidRPr="00D305DE">
          <w:t xml:space="preserve">Instala drivers NVIDIA para WSL en Windows (descarga desde NVIDIA: “NVIDIA Windows </w:t>
        </w:r>
        <w:proofErr w:type="spellStart"/>
        <w:r w:rsidRPr="00D305DE">
          <w:t>Subsystem</w:t>
        </w:r>
        <w:proofErr w:type="spellEnd"/>
        <w:r w:rsidRPr="00D305DE">
          <w:t xml:space="preserve"> </w:t>
        </w:r>
        <w:proofErr w:type="spellStart"/>
        <w:r w:rsidRPr="00D305DE">
          <w:t>for</w:t>
        </w:r>
        <w:proofErr w:type="spellEnd"/>
        <w:r w:rsidRPr="00D305DE">
          <w:t xml:space="preserve"> Linux (WSL) driver”).</w:t>
        </w:r>
      </w:ins>
    </w:p>
    <w:p w14:paraId="682EB9A6" w14:textId="77777777" w:rsidR="00D305DE" w:rsidRPr="00D305DE" w:rsidRDefault="00D305DE" w:rsidP="00D305DE">
      <w:pPr>
        <w:numPr>
          <w:ilvl w:val="0"/>
          <w:numId w:val="7"/>
        </w:numPr>
        <w:rPr>
          <w:ins w:id="72" w:author="Microsoft Word" w:date="2025-10-16T13:37:00Z" w16du:dateUtc="2025-10-16T11:37:00Z"/>
        </w:rPr>
      </w:pPr>
      <w:ins w:id="73" w:author="Microsoft Word" w:date="2025-10-16T13:37:00Z" w16du:dateUtc="2025-10-16T11:37:00Z">
        <w:r w:rsidRPr="00D305DE">
          <w:t xml:space="preserve">Dentro de WSL, instala utilidad </w:t>
        </w:r>
        <w:proofErr w:type="spellStart"/>
        <w:r w:rsidRPr="00D305DE">
          <w:t>nvidia-cuda-toolkit</w:t>
        </w:r>
        <w:proofErr w:type="spellEnd"/>
        <w:r w:rsidRPr="00D305DE">
          <w:t xml:space="preserve"> si quieres, y comprueba:</w:t>
        </w:r>
      </w:ins>
    </w:p>
    <w:p w14:paraId="639503BF" w14:textId="77777777" w:rsidR="00D305DE" w:rsidRPr="00D305DE" w:rsidRDefault="00D305DE" w:rsidP="00D305DE">
      <w:pPr>
        <w:rPr>
          <w:ins w:id="74" w:author="Microsoft Word" w:date="2025-10-16T13:37:00Z" w16du:dateUtc="2025-10-16T11:37:00Z"/>
        </w:rPr>
      </w:pPr>
      <w:ins w:id="75" w:author="Microsoft Word" w:date="2025-10-16T13:37:00Z" w16du:dateUtc="2025-10-16T11:37:00Z">
        <w:r w:rsidRPr="00D305DE">
          <w:t># dentro de WSL (Ubuntu)</w:t>
        </w:r>
      </w:ins>
    </w:p>
    <w:p w14:paraId="66BDAC8C" w14:textId="77777777" w:rsidR="00D305DE" w:rsidRPr="00D305DE" w:rsidRDefault="00D305DE" w:rsidP="00D305DE">
      <w:pPr>
        <w:rPr>
          <w:ins w:id="76" w:author="Microsoft Word" w:date="2025-10-16T13:37:00Z" w16du:dateUtc="2025-10-16T11:37:00Z"/>
        </w:rPr>
      </w:pPr>
      <w:proofErr w:type="spellStart"/>
      <w:ins w:id="77" w:author="Microsoft Word" w:date="2025-10-16T13:37:00Z" w16du:dateUtc="2025-10-16T11:37:00Z">
        <w:r w:rsidRPr="00D305DE">
          <w:t>nvidia-smi</w:t>
        </w:r>
        <w:proofErr w:type="spellEnd"/>
      </w:ins>
    </w:p>
    <w:p w14:paraId="159161DC" w14:textId="77777777" w:rsidR="00D305DE" w:rsidRPr="00D305DE" w:rsidRDefault="00D305DE" w:rsidP="00D305DE">
      <w:pPr>
        <w:numPr>
          <w:ilvl w:val="0"/>
          <w:numId w:val="8"/>
        </w:numPr>
        <w:rPr>
          <w:ins w:id="78" w:author="Microsoft Word" w:date="2025-10-16T13:37:00Z" w16du:dateUtc="2025-10-16T11:37:00Z"/>
        </w:rPr>
      </w:pPr>
      <w:ins w:id="79" w:author="Microsoft Word" w:date="2025-10-16T13:37:00Z" w16du:dateUtc="2025-10-16T11:37:00Z">
        <w:r w:rsidRPr="00D305DE">
          <w:t xml:space="preserve">Docker Desktop normalmente detecta </w:t>
        </w:r>
        <w:proofErr w:type="spellStart"/>
        <w:r w:rsidRPr="00D305DE">
          <w:t>GPUs</w:t>
        </w:r>
        <w:proofErr w:type="spellEnd"/>
        <w:r w:rsidRPr="00D305DE">
          <w:t xml:space="preserve"> y permite --</w:t>
        </w:r>
        <w:proofErr w:type="spellStart"/>
        <w:r w:rsidRPr="00D305DE">
          <w:t>gpus</w:t>
        </w:r>
        <w:proofErr w:type="spellEnd"/>
        <w:r w:rsidRPr="00D305DE">
          <w:t xml:space="preserve"> </w:t>
        </w:r>
        <w:proofErr w:type="spellStart"/>
        <w:r w:rsidRPr="00D305DE">
          <w:t>all</w:t>
        </w:r>
        <w:proofErr w:type="spellEnd"/>
        <w:r w:rsidRPr="00D305DE">
          <w:t xml:space="preserve"> si drivers están bien.</w:t>
        </w:r>
      </w:ins>
    </w:p>
    <w:p w14:paraId="0563F716" w14:textId="77777777" w:rsidR="00D305DE" w:rsidRPr="00D305DE" w:rsidRDefault="00000000" w:rsidP="00D305DE">
      <w:pPr>
        <w:rPr>
          <w:ins w:id="80" w:author="Microsoft Word" w:date="2025-10-16T13:37:00Z" w16du:dateUtc="2025-10-16T11:37:00Z"/>
        </w:rPr>
      </w:pPr>
      <w:ins w:id="81" w:author="Microsoft Word" w:date="2025-10-16T13:37:00Z" w16du:dateUtc="2025-10-16T11:37:00Z">
        <w:r>
          <w:pict w14:anchorId="0AA9C447">
            <v:rect id="_x0000_i1029" style="width:0;height:1.5pt" o:hralign="center" o:hrstd="t" o:hr="t" fillcolor="#a0a0a0" stroked="f"/>
          </w:pict>
        </w:r>
      </w:ins>
    </w:p>
    <w:p w14:paraId="670AC960" w14:textId="77777777" w:rsidR="00D305DE" w:rsidRPr="00D305DE" w:rsidRDefault="00D305DE" w:rsidP="00D305DE">
      <w:pPr>
        <w:rPr>
          <w:ins w:id="82" w:author="Microsoft Word" w:date="2025-10-16T13:37:00Z" w16du:dateUtc="2025-10-16T11:37:00Z"/>
          <w:b/>
          <w:bCs/>
        </w:rPr>
      </w:pPr>
      <w:ins w:id="83" w:author="Microsoft Word" w:date="2025-10-16T13:37:00Z" w16du:dateUtc="2025-10-16T11:37:00Z">
        <w:r w:rsidRPr="00D305DE">
          <w:rPr>
            <w:b/>
            <w:bCs/>
          </w:rPr>
          <w:t>5 — Prepara tu carpeta de proyecto en Windows (PowerShell)</w:t>
        </w:r>
      </w:ins>
    </w:p>
    <w:p w14:paraId="23DC6588" w14:textId="77777777" w:rsidR="00D305DE" w:rsidRPr="00D305DE" w:rsidRDefault="00D305DE" w:rsidP="00D305DE">
      <w:pPr>
        <w:rPr>
          <w:ins w:id="84" w:author="Microsoft Word" w:date="2025-10-16T13:37:00Z" w16du:dateUtc="2025-10-16T11:37:00Z"/>
        </w:rPr>
      </w:pPr>
      <w:ins w:id="85" w:author="Microsoft Word" w:date="2025-10-16T13:37:00Z" w16du:dateUtc="2025-10-16T11:37:00Z">
        <w:r w:rsidRPr="00D305DE">
          <w:t xml:space="preserve">En Windows </w:t>
        </w:r>
        <w:proofErr w:type="spellStart"/>
        <w:r w:rsidRPr="00D305DE">
          <w:t>create</w:t>
        </w:r>
        <w:proofErr w:type="spellEnd"/>
        <w:r w:rsidRPr="00D305DE">
          <w:t xml:space="preserve"> la carpeta donde trabajarás, por ejemplo:</w:t>
        </w:r>
      </w:ins>
    </w:p>
    <w:p w14:paraId="592FDD55" w14:textId="77777777" w:rsidR="00D305DE" w:rsidRPr="00D305DE" w:rsidRDefault="00D305DE" w:rsidP="00D305DE">
      <w:pPr>
        <w:rPr>
          <w:ins w:id="86" w:author="Microsoft Word" w:date="2025-10-16T13:37:00Z" w16du:dateUtc="2025-10-16T11:37:00Z"/>
        </w:rPr>
      </w:pPr>
      <w:proofErr w:type="spellStart"/>
      <w:ins w:id="87" w:author="Microsoft Word" w:date="2025-10-16T13:37:00Z" w16du:dateUtc="2025-10-16T11:37:00Z">
        <w:r w:rsidRPr="00D305DE">
          <w:t>mkdir</w:t>
        </w:r>
        <w:proofErr w:type="spellEnd"/>
        <w:r w:rsidRPr="00D305DE">
          <w:t xml:space="preserve"> C:\Users\%USERNAME%\llama-docker</w:t>
        </w:r>
      </w:ins>
    </w:p>
    <w:p w14:paraId="1C4AF84C" w14:textId="77777777" w:rsidR="00D305DE" w:rsidRPr="00D305DE" w:rsidRDefault="00D305DE" w:rsidP="00D305DE">
      <w:pPr>
        <w:rPr>
          <w:ins w:id="88" w:author="Microsoft Word" w:date="2025-10-16T13:37:00Z" w16du:dateUtc="2025-10-16T11:37:00Z"/>
        </w:rPr>
      </w:pPr>
      <w:ins w:id="89" w:author="Microsoft Word" w:date="2025-10-16T13:37:00Z" w16du:dateUtc="2025-10-16T11:37:00Z">
        <w:r w:rsidRPr="00D305DE">
          <w:t>cd C:\Users\%USERNAME%\llama-docker</w:t>
        </w:r>
      </w:ins>
    </w:p>
    <w:p w14:paraId="03243D1A" w14:textId="77777777" w:rsidR="00D305DE" w:rsidRPr="00D305DE" w:rsidRDefault="00D305DE" w:rsidP="00D305DE">
      <w:pPr>
        <w:rPr>
          <w:ins w:id="90" w:author="Microsoft Word" w:date="2025-10-16T13:37:00Z" w16du:dateUtc="2025-10-16T11:37:00Z"/>
        </w:rPr>
      </w:pPr>
      <w:proofErr w:type="spellStart"/>
      <w:ins w:id="91" w:author="Microsoft Word" w:date="2025-10-16T13:37:00Z" w16du:dateUtc="2025-10-16T11:37:00Z">
        <w:r w:rsidRPr="00D305DE">
          <w:t>mkdir</w:t>
        </w:r>
        <w:proofErr w:type="spellEnd"/>
        <w:r w:rsidRPr="00D305DE">
          <w:t xml:space="preserve"> </w:t>
        </w:r>
        <w:proofErr w:type="spellStart"/>
        <w:r w:rsidRPr="00D305DE">
          <w:t>models</w:t>
        </w:r>
        <w:proofErr w:type="spellEnd"/>
      </w:ins>
    </w:p>
    <w:p w14:paraId="2048B87B" w14:textId="77777777" w:rsidR="00D305DE" w:rsidRPr="00D305DE" w:rsidRDefault="00D305DE" w:rsidP="00D305DE">
      <w:pPr>
        <w:rPr>
          <w:ins w:id="92" w:author="Microsoft Word" w:date="2025-10-16T13:37:00Z" w16du:dateUtc="2025-10-16T11:37:00Z"/>
        </w:rPr>
      </w:pPr>
      <w:proofErr w:type="spellStart"/>
      <w:ins w:id="93" w:author="Microsoft Word" w:date="2025-10-16T13:37:00Z" w16du:dateUtc="2025-10-16T11:37:00Z">
        <w:r w:rsidRPr="00D305DE">
          <w:t>mkdir</w:t>
        </w:r>
        <w:proofErr w:type="spellEnd"/>
        <w:r w:rsidRPr="00D305DE">
          <w:t xml:space="preserve"> data</w:t>
        </w:r>
      </w:ins>
    </w:p>
    <w:p w14:paraId="20DA1CB5" w14:textId="77777777" w:rsidR="00D305DE" w:rsidRPr="00D305DE" w:rsidRDefault="00D305DE" w:rsidP="00D305DE">
      <w:pPr>
        <w:rPr>
          <w:ins w:id="94" w:author="Microsoft Word" w:date="2025-10-16T13:37:00Z" w16du:dateUtc="2025-10-16T11:37:00Z"/>
        </w:rPr>
      </w:pPr>
      <w:ins w:id="95" w:author="Microsoft Word" w:date="2025-10-16T13:37:00Z" w16du:dateUtc="2025-10-16T11:37:00Z">
        <w:r w:rsidRPr="00D305DE">
          <w:t xml:space="preserve">Copia aquí los pesos del modelo (por ejemplo </w:t>
        </w:r>
        <w:proofErr w:type="spellStart"/>
        <w:r w:rsidRPr="00D305DE">
          <w:t>models</w:t>
        </w:r>
        <w:proofErr w:type="spellEnd"/>
        <w:r w:rsidRPr="00D305DE">
          <w:t xml:space="preserve">\ggml-model-q4_0.bin) </w:t>
        </w:r>
        <w:r w:rsidRPr="00D305DE">
          <w:rPr>
            <w:b/>
            <w:bCs/>
          </w:rPr>
          <w:t>según licencia</w:t>
        </w:r>
        <w:r w:rsidRPr="00D305DE">
          <w:t>.</w:t>
        </w:r>
      </w:ins>
    </w:p>
    <w:p w14:paraId="6A8C03F3" w14:textId="77777777" w:rsidR="00D305DE" w:rsidRPr="00D305DE" w:rsidRDefault="00D305DE" w:rsidP="00D305DE">
      <w:pPr>
        <w:rPr>
          <w:ins w:id="96" w:author="Microsoft Word" w:date="2025-10-16T13:37:00Z" w16du:dateUtc="2025-10-16T11:37:00Z"/>
        </w:rPr>
      </w:pPr>
      <w:ins w:id="97" w:author="Microsoft Word" w:date="2025-10-16T13:37:00Z" w16du:dateUtc="2025-10-16T11:37:00Z">
        <w:r w:rsidRPr="00D305DE">
          <w:t>Nota: Docker montará esa carpeta vía WSL/Docker Desktop. Si prefieres, trabaja desde WSL y usa /</w:t>
        </w:r>
        <w:proofErr w:type="spellStart"/>
        <w:r w:rsidRPr="00D305DE">
          <w:t>mnt</w:t>
        </w:r>
        <w:proofErr w:type="spellEnd"/>
        <w:r w:rsidRPr="00D305DE">
          <w:t>/c/</w:t>
        </w:r>
        <w:proofErr w:type="spellStart"/>
        <w:r w:rsidRPr="00D305DE">
          <w:t>Users</w:t>
        </w:r>
        <w:proofErr w:type="spellEnd"/>
        <w:r w:rsidRPr="00D305DE">
          <w:t>/.../llama-</w:t>
        </w:r>
        <w:proofErr w:type="spellStart"/>
        <w:r w:rsidRPr="00D305DE">
          <w:t>docker</w:t>
        </w:r>
        <w:proofErr w:type="spellEnd"/>
        <w:r w:rsidRPr="00D305DE">
          <w:t>.</w:t>
        </w:r>
      </w:ins>
    </w:p>
    <w:p w14:paraId="188063F6" w14:textId="77777777" w:rsidR="00D305DE" w:rsidRPr="00D305DE" w:rsidRDefault="00000000" w:rsidP="00D305DE">
      <w:pPr>
        <w:rPr>
          <w:ins w:id="98" w:author="Microsoft Word" w:date="2025-10-16T13:37:00Z" w16du:dateUtc="2025-10-16T11:37:00Z"/>
        </w:rPr>
      </w:pPr>
      <w:ins w:id="99" w:author="Microsoft Word" w:date="2025-10-16T13:37:00Z" w16du:dateUtc="2025-10-16T11:37:00Z">
        <w:r>
          <w:pict w14:anchorId="2DDB9250">
            <v:rect id="_x0000_i1030" style="width:0;height:1.5pt" o:hralign="center" o:hrstd="t" o:hr="t" fillcolor="#a0a0a0" stroked="f"/>
          </w:pict>
        </w:r>
      </w:ins>
    </w:p>
    <w:p w14:paraId="10879050" w14:textId="77777777" w:rsidR="00D305DE" w:rsidRPr="00D305DE" w:rsidRDefault="00D305DE" w:rsidP="00D305DE">
      <w:pPr>
        <w:rPr>
          <w:ins w:id="100" w:author="Microsoft Word" w:date="2025-10-16T13:37:00Z" w16du:dateUtc="2025-10-16T11:37:00Z"/>
          <w:b/>
          <w:bCs/>
        </w:rPr>
      </w:pPr>
      <w:ins w:id="101" w:author="Microsoft Word" w:date="2025-10-16T13:37:00Z" w16du:dateUtc="2025-10-16T11:37:00Z">
        <w:r w:rsidRPr="00D305DE">
          <w:rPr>
            <w:b/>
            <w:bCs/>
          </w:rPr>
          <w:t xml:space="preserve">6 — Crear </w:t>
        </w:r>
        <w:proofErr w:type="spellStart"/>
        <w:r w:rsidRPr="00D305DE">
          <w:rPr>
            <w:b/>
            <w:bCs/>
          </w:rPr>
          <w:t>docker-compose.yml</w:t>
        </w:r>
        <w:proofErr w:type="spellEnd"/>
      </w:ins>
    </w:p>
    <w:p w14:paraId="3BB80C87" w14:textId="77777777" w:rsidR="00D305DE" w:rsidRPr="00D305DE" w:rsidRDefault="00D305DE" w:rsidP="00D305DE">
      <w:pPr>
        <w:rPr>
          <w:ins w:id="102" w:author="Microsoft Word" w:date="2025-10-16T13:37:00Z" w16du:dateUtc="2025-10-16T11:37:00Z"/>
        </w:rPr>
      </w:pPr>
      <w:ins w:id="103" w:author="Microsoft Word" w:date="2025-10-16T13:37:00Z" w16du:dateUtc="2025-10-16T11:37:00Z">
        <w:r w:rsidRPr="00D305DE">
          <w:t xml:space="preserve">Crea el archivo </w:t>
        </w:r>
        <w:proofErr w:type="spellStart"/>
        <w:r w:rsidRPr="00D305DE">
          <w:t>docker-compose.yml</w:t>
        </w:r>
        <w:proofErr w:type="spellEnd"/>
        <w:r w:rsidRPr="00D305DE">
          <w:t xml:space="preserve"> en C:\Users\%USERNAME%\llama-docker con este contenido (plantilla para </w:t>
        </w:r>
        <w:proofErr w:type="spellStart"/>
        <w:r w:rsidRPr="00D305DE">
          <w:rPr>
            <w:b/>
            <w:bCs/>
          </w:rPr>
          <w:t>text-generation-webui</w:t>
        </w:r>
        <w:proofErr w:type="spellEnd"/>
        <w:r w:rsidRPr="00D305DE">
          <w:t>):</w:t>
        </w:r>
      </w:ins>
    </w:p>
    <w:p w14:paraId="1EC56B1D" w14:textId="77777777" w:rsidR="00D305DE" w:rsidRPr="00D305DE" w:rsidRDefault="00D305DE" w:rsidP="00D305DE">
      <w:pPr>
        <w:rPr>
          <w:ins w:id="104" w:author="Microsoft Word" w:date="2025-10-16T13:37:00Z" w16du:dateUtc="2025-10-16T11:37:00Z"/>
          <w:lang w:val="en-US"/>
        </w:rPr>
      </w:pPr>
      <w:ins w:id="105" w:author="Microsoft Word" w:date="2025-10-16T13:37:00Z" w16du:dateUtc="2025-10-16T11:37:00Z">
        <w:r w:rsidRPr="00D305DE">
          <w:rPr>
            <w:lang w:val="en-US"/>
          </w:rPr>
          <w:t>version: "3.8"</w:t>
        </w:r>
      </w:ins>
    </w:p>
    <w:p w14:paraId="16AB09BC" w14:textId="77777777" w:rsidR="00D305DE" w:rsidRPr="00D305DE" w:rsidRDefault="00D305DE" w:rsidP="00D305DE">
      <w:pPr>
        <w:rPr>
          <w:ins w:id="106" w:author="Microsoft Word" w:date="2025-10-16T13:37:00Z" w16du:dateUtc="2025-10-16T11:37:00Z"/>
          <w:lang w:val="en-US"/>
        </w:rPr>
      </w:pPr>
      <w:ins w:id="107" w:author="Microsoft Word" w:date="2025-10-16T13:37:00Z" w16du:dateUtc="2025-10-16T11:37:00Z">
        <w:r w:rsidRPr="00D305DE">
          <w:rPr>
            <w:lang w:val="en-US"/>
          </w:rPr>
          <w:t>services:</w:t>
        </w:r>
      </w:ins>
    </w:p>
    <w:p w14:paraId="3AA12EBD" w14:textId="77777777" w:rsidR="00D305DE" w:rsidRPr="00D305DE" w:rsidRDefault="00D305DE" w:rsidP="00D305DE">
      <w:pPr>
        <w:rPr>
          <w:ins w:id="108" w:author="Microsoft Word" w:date="2025-10-16T13:37:00Z" w16du:dateUtc="2025-10-16T11:37:00Z"/>
          <w:lang w:val="en-US"/>
        </w:rPr>
      </w:pPr>
      <w:ins w:id="109" w:author="Microsoft Word" w:date="2025-10-16T13:37:00Z" w16du:dateUtc="2025-10-16T11:37:00Z">
        <w:r w:rsidRPr="00D305DE">
          <w:rPr>
            <w:lang w:val="en-US"/>
          </w:rPr>
          <w:t xml:space="preserve">  </w:t>
        </w:r>
        <w:proofErr w:type="spellStart"/>
        <w:r w:rsidRPr="00D305DE">
          <w:rPr>
            <w:lang w:val="en-US"/>
          </w:rPr>
          <w:t>tg-webui</w:t>
        </w:r>
        <w:proofErr w:type="spellEnd"/>
        <w:r w:rsidRPr="00D305DE">
          <w:rPr>
            <w:lang w:val="en-US"/>
          </w:rPr>
          <w:t>:</w:t>
        </w:r>
      </w:ins>
    </w:p>
    <w:p w14:paraId="548AE066" w14:textId="77777777" w:rsidR="00D305DE" w:rsidRPr="00D305DE" w:rsidRDefault="00D305DE" w:rsidP="00D305DE">
      <w:pPr>
        <w:rPr>
          <w:ins w:id="110" w:author="Microsoft Word" w:date="2025-10-16T13:37:00Z" w16du:dateUtc="2025-10-16T11:37:00Z"/>
          <w:lang w:val="en-US"/>
        </w:rPr>
      </w:pPr>
      <w:ins w:id="111" w:author="Microsoft Word" w:date="2025-10-16T13:37:00Z" w16du:dateUtc="2025-10-16T11:37:00Z">
        <w:r w:rsidRPr="00D305DE">
          <w:rPr>
            <w:lang w:val="en-US"/>
          </w:rPr>
          <w:t xml:space="preserve">    image: </w:t>
        </w:r>
        <w:proofErr w:type="spellStart"/>
        <w:r w:rsidRPr="00D305DE">
          <w:rPr>
            <w:lang w:val="en-US"/>
          </w:rPr>
          <w:t>oobabooga</w:t>
        </w:r>
        <w:proofErr w:type="spellEnd"/>
        <w:r w:rsidRPr="00D305DE">
          <w:rPr>
            <w:lang w:val="en-US"/>
          </w:rPr>
          <w:t>/</w:t>
        </w:r>
        <w:proofErr w:type="spellStart"/>
        <w:r w:rsidRPr="00D305DE">
          <w:rPr>
            <w:lang w:val="en-US"/>
          </w:rPr>
          <w:t>text-generation-</w:t>
        </w:r>
        <w:proofErr w:type="gramStart"/>
        <w:r w:rsidRPr="00D305DE">
          <w:rPr>
            <w:lang w:val="en-US"/>
          </w:rPr>
          <w:t>webui:latest</w:t>
        </w:r>
        <w:proofErr w:type="spellEnd"/>
        <w:proofErr w:type="gramEnd"/>
      </w:ins>
    </w:p>
    <w:p w14:paraId="6ECF9DCA" w14:textId="77777777" w:rsidR="00D305DE" w:rsidRPr="00D305DE" w:rsidRDefault="00D305DE" w:rsidP="00D305DE">
      <w:pPr>
        <w:rPr>
          <w:ins w:id="112" w:author="Microsoft Word" w:date="2025-10-16T13:37:00Z" w16du:dateUtc="2025-10-16T11:37:00Z"/>
          <w:lang w:val="en-US"/>
        </w:rPr>
      </w:pPr>
      <w:ins w:id="113" w:author="Microsoft Word" w:date="2025-10-16T13:37:00Z" w16du:dateUtc="2025-10-16T11:37:00Z">
        <w:r w:rsidRPr="00D305DE">
          <w:rPr>
            <w:lang w:val="en-US"/>
          </w:rPr>
          <w:t xml:space="preserve">    </w:t>
        </w:r>
        <w:proofErr w:type="spellStart"/>
        <w:r w:rsidRPr="00D305DE">
          <w:rPr>
            <w:lang w:val="en-US"/>
          </w:rPr>
          <w:t>container_name</w:t>
        </w:r>
        <w:proofErr w:type="spellEnd"/>
        <w:r w:rsidRPr="00D305DE">
          <w:rPr>
            <w:lang w:val="en-US"/>
          </w:rPr>
          <w:t xml:space="preserve">: </w:t>
        </w:r>
        <w:proofErr w:type="spellStart"/>
        <w:r w:rsidRPr="00D305DE">
          <w:rPr>
            <w:lang w:val="en-US"/>
          </w:rPr>
          <w:t>tg-webui</w:t>
        </w:r>
        <w:proofErr w:type="spellEnd"/>
      </w:ins>
    </w:p>
    <w:p w14:paraId="2DE54E70" w14:textId="77777777" w:rsidR="00D305DE" w:rsidRPr="00D305DE" w:rsidRDefault="00D305DE" w:rsidP="00D305DE">
      <w:pPr>
        <w:rPr>
          <w:ins w:id="114" w:author="Microsoft Word" w:date="2025-10-16T13:37:00Z" w16du:dateUtc="2025-10-16T11:37:00Z"/>
          <w:lang w:val="en-US"/>
        </w:rPr>
      </w:pPr>
      <w:ins w:id="115" w:author="Microsoft Word" w:date="2025-10-16T13:37:00Z" w16du:dateUtc="2025-10-16T11:37:00Z">
        <w:r w:rsidRPr="00D305DE">
          <w:rPr>
            <w:lang w:val="en-US"/>
          </w:rPr>
          <w:t xml:space="preserve">    restart: unless-stopped</w:t>
        </w:r>
      </w:ins>
    </w:p>
    <w:p w14:paraId="50FEE27F" w14:textId="77777777" w:rsidR="00D305DE" w:rsidRPr="00D305DE" w:rsidRDefault="00D305DE" w:rsidP="00D305DE">
      <w:pPr>
        <w:rPr>
          <w:ins w:id="116" w:author="Microsoft Word" w:date="2025-10-16T13:37:00Z" w16du:dateUtc="2025-10-16T11:37:00Z"/>
          <w:lang w:val="en-US"/>
        </w:rPr>
      </w:pPr>
      <w:ins w:id="117" w:author="Microsoft Word" w:date="2025-10-16T13:37:00Z" w16du:dateUtc="2025-10-16T11:37:00Z">
        <w:r w:rsidRPr="00D305DE">
          <w:rPr>
            <w:lang w:val="en-US"/>
          </w:rPr>
          <w:t xml:space="preserve">    ports:</w:t>
        </w:r>
      </w:ins>
    </w:p>
    <w:p w14:paraId="5D440ABC" w14:textId="77777777" w:rsidR="00D305DE" w:rsidRPr="00D305DE" w:rsidRDefault="00D305DE" w:rsidP="00D305DE">
      <w:pPr>
        <w:rPr>
          <w:ins w:id="118" w:author="Microsoft Word" w:date="2025-10-16T13:37:00Z" w16du:dateUtc="2025-10-16T11:37:00Z"/>
          <w:lang w:val="en-US"/>
        </w:rPr>
      </w:pPr>
      <w:ins w:id="119" w:author="Microsoft Word" w:date="2025-10-16T13:37:00Z" w16du:dateUtc="2025-10-16T11:37:00Z">
        <w:r w:rsidRPr="00D305DE">
          <w:rPr>
            <w:lang w:val="en-US"/>
          </w:rPr>
          <w:t xml:space="preserve">      - "7860:7860"   # Web UI (</w:t>
        </w:r>
        <w:proofErr w:type="spellStart"/>
        <w:r w:rsidRPr="00D305DE">
          <w:rPr>
            <w:lang w:val="en-US"/>
          </w:rPr>
          <w:t>Gradio</w:t>
        </w:r>
        <w:proofErr w:type="spellEnd"/>
        <w:r w:rsidRPr="00D305DE">
          <w:rPr>
            <w:lang w:val="en-US"/>
          </w:rPr>
          <w:t>)</w:t>
        </w:r>
      </w:ins>
    </w:p>
    <w:p w14:paraId="165CBE05" w14:textId="77777777" w:rsidR="00D305DE" w:rsidRPr="00D305DE" w:rsidRDefault="00D305DE" w:rsidP="00D305DE">
      <w:pPr>
        <w:rPr>
          <w:ins w:id="120" w:author="Microsoft Word" w:date="2025-10-16T13:37:00Z" w16du:dateUtc="2025-10-16T11:37:00Z"/>
          <w:lang w:val="en-US"/>
        </w:rPr>
      </w:pPr>
      <w:ins w:id="121" w:author="Microsoft Word" w:date="2025-10-16T13:37:00Z" w16du:dateUtc="2025-10-16T11:37:00Z">
        <w:r w:rsidRPr="00D305DE">
          <w:rPr>
            <w:lang w:val="en-US"/>
          </w:rPr>
          <w:t xml:space="preserve">      - "5000:5000"   # </w:t>
        </w:r>
        <w:proofErr w:type="spellStart"/>
        <w:r w:rsidRPr="00D305DE">
          <w:rPr>
            <w:lang w:val="en-US"/>
          </w:rPr>
          <w:t>posible</w:t>
        </w:r>
        <w:proofErr w:type="spellEnd"/>
        <w:r w:rsidRPr="00D305DE">
          <w:rPr>
            <w:lang w:val="en-US"/>
          </w:rPr>
          <w:t xml:space="preserve"> API</w:t>
        </w:r>
      </w:ins>
    </w:p>
    <w:p w14:paraId="7EF2729F" w14:textId="77777777" w:rsidR="00D305DE" w:rsidRPr="00D305DE" w:rsidRDefault="00D305DE" w:rsidP="00D305DE">
      <w:pPr>
        <w:rPr>
          <w:ins w:id="122" w:author="Microsoft Word" w:date="2025-10-16T13:37:00Z" w16du:dateUtc="2025-10-16T11:37:00Z"/>
          <w:lang w:val="en-US"/>
        </w:rPr>
      </w:pPr>
      <w:ins w:id="123" w:author="Microsoft Word" w:date="2025-10-16T13:37:00Z" w16du:dateUtc="2025-10-16T11:37:00Z">
        <w:r w:rsidRPr="00D305DE">
          <w:rPr>
            <w:lang w:val="en-US"/>
          </w:rPr>
          <w:t xml:space="preserve">    volumes:</w:t>
        </w:r>
      </w:ins>
    </w:p>
    <w:p w14:paraId="36242F6E" w14:textId="77777777" w:rsidR="00D305DE" w:rsidRPr="00D305DE" w:rsidRDefault="00D305DE" w:rsidP="00D305DE">
      <w:pPr>
        <w:rPr>
          <w:ins w:id="124" w:author="Microsoft Word" w:date="2025-10-16T13:37:00Z" w16du:dateUtc="2025-10-16T11:37:00Z"/>
          <w:lang w:val="en-US"/>
        </w:rPr>
      </w:pPr>
      <w:ins w:id="125" w:author="Microsoft Word" w:date="2025-10-16T13:37:00Z" w16du:dateUtc="2025-10-16T11:37:00Z">
        <w:r w:rsidRPr="00D305DE">
          <w:rPr>
            <w:lang w:val="en-US"/>
          </w:rPr>
          <w:t xml:space="preserve">      </w:t>
        </w:r>
        <w:proofErr w:type="gramStart"/>
        <w:r w:rsidRPr="00D305DE">
          <w:rPr>
            <w:lang w:val="en-US"/>
          </w:rPr>
          <w:t>- .</w:t>
        </w:r>
        <w:proofErr w:type="gramEnd"/>
        <w:r w:rsidRPr="00D305DE">
          <w:rPr>
            <w:lang w:val="en-US"/>
          </w:rPr>
          <w:t>/models:/home/user/models</w:t>
        </w:r>
      </w:ins>
    </w:p>
    <w:p w14:paraId="253C5792" w14:textId="77777777" w:rsidR="00D305DE" w:rsidRPr="00D305DE" w:rsidRDefault="00D305DE" w:rsidP="00D305DE">
      <w:pPr>
        <w:rPr>
          <w:ins w:id="126" w:author="Microsoft Word" w:date="2025-10-16T13:37:00Z" w16du:dateUtc="2025-10-16T11:37:00Z"/>
          <w:lang w:val="en-US"/>
        </w:rPr>
      </w:pPr>
      <w:ins w:id="127" w:author="Microsoft Word" w:date="2025-10-16T13:37:00Z" w16du:dateUtc="2025-10-16T11:37:00Z">
        <w:r w:rsidRPr="00D305DE">
          <w:rPr>
            <w:lang w:val="en-US"/>
          </w:rPr>
          <w:t xml:space="preserve">      </w:t>
        </w:r>
        <w:proofErr w:type="gramStart"/>
        <w:r w:rsidRPr="00D305DE">
          <w:rPr>
            <w:lang w:val="en-US"/>
          </w:rPr>
          <w:t>- .</w:t>
        </w:r>
        <w:proofErr w:type="gramEnd"/>
        <w:r w:rsidRPr="00D305DE">
          <w:rPr>
            <w:lang w:val="en-US"/>
          </w:rPr>
          <w:t>/data:/home/user/data</w:t>
        </w:r>
      </w:ins>
    </w:p>
    <w:p w14:paraId="16F82FE4" w14:textId="77777777" w:rsidR="00D305DE" w:rsidRPr="00D305DE" w:rsidRDefault="00D305DE" w:rsidP="00D305DE">
      <w:pPr>
        <w:rPr>
          <w:ins w:id="128" w:author="Microsoft Word" w:date="2025-10-16T13:37:00Z" w16du:dateUtc="2025-10-16T11:37:00Z"/>
          <w:lang w:val="en-US"/>
        </w:rPr>
      </w:pPr>
      <w:ins w:id="129" w:author="Microsoft Word" w:date="2025-10-16T13:37:00Z" w16du:dateUtc="2025-10-16T11:37:00Z">
        <w:r w:rsidRPr="00D305DE">
          <w:rPr>
            <w:lang w:val="en-US"/>
          </w:rPr>
          <w:t xml:space="preserve">    environment:</w:t>
        </w:r>
      </w:ins>
    </w:p>
    <w:p w14:paraId="4A520BFA" w14:textId="77777777" w:rsidR="00D305DE" w:rsidRPr="00D305DE" w:rsidRDefault="00D305DE" w:rsidP="00D305DE">
      <w:pPr>
        <w:rPr>
          <w:ins w:id="130" w:author="Microsoft Word" w:date="2025-10-16T13:37:00Z" w16du:dateUtc="2025-10-16T11:37:00Z"/>
        </w:rPr>
      </w:pPr>
      <w:ins w:id="131" w:author="Microsoft Word" w:date="2025-10-16T13:37:00Z" w16du:dateUtc="2025-10-16T11:37:00Z">
        <w:r w:rsidRPr="00D305DE">
          <w:rPr>
            <w:lang w:val="en-US"/>
          </w:rPr>
          <w:t xml:space="preserve">      </w:t>
        </w:r>
        <w:r w:rsidRPr="00D305DE">
          <w:t>- CLI_ARGS=--listen --no-</w:t>
        </w:r>
        <w:proofErr w:type="spellStart"/>
        <w:r w:rsidRPr="00D305DE">
          <w:t>stream</w:t>
        </w:r>
        <w:proofErr w:type="spellEnd"/>
      </w:ins>
    </w:p>
    <w:p w14:paraId="48A260F8" w14:textId="77777777" w:rsidR="00D305DE" w:rsidRPr="00D305DE" w:rsidRDefault="00D305DE" w:rsidP="00D305DE">
      <w:pPr>
        <w:rPr>
          <w:ins w:id="132" w:author="Microsoft Word" w:date="2025-10-16T13:37:00Z" w16du:dateUtc="2025-10-16T11:37:00Z"/>
        </w:rPr>
      </w:pPr>
      <w:ins w:id="133" w:author="Microsoft Word" w:date="2025-10-16T13:37:00Z" w16du:dateUtc="2025-10-16T11:37:00Z">
        <w:r w:rsidRPr="00D305DE">
          <w:t xml:space="preserve">    # Si quieres usar GPU NVIDIA y Docker Desktop detecta GPU, añade:</w:t>
        </w:r>
      </w:ins>
    </w:p>
    <w:p w14:paraId="186EDA32" w14:textId="77777777" w:rsidR="00D305DE" w:rsidRPr="00D305DE" w:rsidRDefault="00D305DE" w:rsidP="00D305DE">
      <w:pPr>
        <w:rPr>
          <w:ins w:id="134" w:author="Microsoft Word" w:date="2025-10-16T13:37:00Z" w16du:dateUtc="2025-10-16T11:37:00Z"/>
          <w:lang w:val="en-US"/>
        </w:rPr>
      </w:pPr>
      <w:ins w:id="135" w:author="Microsoft Word" w:date="2025-10-16T13:37:00Z" w16du:dateUtc="2025-10-16T11:37:00Z">
        <w:r w:rsidRPr="00D305DE">
          <w:t xml:space="preserve">    </w:t>
        </w:r>
        <w:r w:rsidRPr="00D305DE">
          <w:rPr>
            <w:lang w:val="en-US"/>
          </w:rPr>
          <w:t>deploy:</w:t>
        </w:r>
      </w:ins>
    </w:p>
    <w:p w14:paraId="6FB56A4E" w14:textId="77777777" w:rsidR="00D305DE" w:rsidRPr="00D305DE" w:rsidRDefault="00D305DE" w:rsidP="00D305DE">
      <w:pPr>
        <w:rPr>
          <w:ins w:id="136" w:author="Microsoft Word" w:date="2025-10-16T13:37:00Z" w16du:dateUtc="2025-10-16T11:37:00Z"/>
          <w:lang w:val="en-US"/>
        </w:rPr>
      </w:pPr>
      <w:ins w:id="137" w:author="Microsoft Word" w:date="2025-10-16T13:37:00Z" w16du:dateUtc="2025-10-16T11:37:00Z">
        <w:r w:rsidRPr="00D305DE">
          <w:rPr>
            <w:lang w:val="en-US"/>
          </w:rPr>
          <w:t xml:space="preserve">      resources:</w:t>
        </w:r>
      </w:ins>
    </w:p>
    <w:p w14:paraId="1DBC30BE" w14:textId="77777777" w:rsidR="00D305DE" w:rsidRPr="00D305DE" w:rsidRDefault="00D305DE" w:rsidP="00D305DE">
      <w:pPr>
        <w:rPr>
          <w:ins w:id="138" w:author="Microsoft Word" w:date="2025-10-16T13:37:00Z" w16du:dateUtc="2025-10-16T11:37:00Z"/>
          <w:lang w:val="en-US"/>
        </w:rPr>
      </w:pPr>
      <w:ins w:id="139" w:author="Microsoft Word" w:date="2025-10-16T13:37:00Z" w16du:dateUtc="2025-10-16T11:37:00Z">
        <w:r w:rsidRPr="00D305DE">
          <w:rPr>
            <w:lang w:val="en-US"/>
          </w:rPr>
          <w:t xml:space="preserve">        reservations:</w:t>
        </w:r>
      </w:ins>
    </w:p>
    <w:p w14:paraId="57A6ACFB" w14:textId="77777777" w:rsidR="00D305DE" w:rsidRPr="00D305DE" w:rsidRDefault="00D305DE" w:rsidP="00D305DE">
      <w:pPr>
        <w:rPr>
          <w:ins w:id="140" w:author="Microsoft Word" w:date="2025-10-16T13:37:00Z" w16du:dateUtc="2025-10-16T11:37:00Z"/>
          <w:lang w:val="en-US"/>
        </w:rPr>
      </w:pPr>
      <w:ins w:id="141" w:author="Microsoft Word" w:date="2025-10-16T13:37:00Z" w16du:dateUtc="2025-10-16T11:37:00Z">
        <w:r w:rsidRPr="00D305DE">
          <w:rPr>
            <w:lang w:val="en-US"/>
          </w:rPr>
          <w:t xml:space="preserve">          devices:</w:t>
        </w:r>
      </w:ins>
    </w:p>
    <w:p w14:paraId="30470FB9" w14:textId="77777777" w:rsidR="00D305DE" w:rsidRPr="00D305DE" w:rsidRDefault="00D305DE" w:rsidP="00D305DE">
      <w:pPr>
        <w:rPr>
          <w:ins w:id="142" w:author="Microsoft Word" w:date="2025-10-16T13:37:00Z" w16du:dateUtc="2025-10-16T11:37:00Z"/>
          <w:lang w:val="en-US"/>
        </w:rPr>
      </w:pPr>
      <w:ins w:id="143" w:author="Microsoft Word" w:date="2025-10-16T13:37:00Z" w16du:dateUtc="2025-10-16T11:37:00Z">
        <w:r w:rsidRPr="00D305DE">
          <w:rPr>
            <w:lang w:val="en-US"/>
          </w:rPr>
          <w:t xml:space="preserve">            - capabilities: [</w:t>
        </w:r>
        <w:proofErr w:type="spellStart"/>
        <w:r w:rsidRPr="00D305DE">
          <w:rPr>
            <w:lang w:val="en-US"/>
          </w:rPr>
          <w:t>gpu</w:t>
        </w:r>
        <w:proofErr w:type="spellEnd"/>
        <w:r w:rsidRPr="00D305DE">
          <w:rPr>
            <w:lang w:val="en-US"/>
          </w:rPr>
          <w:t>]</w:t>
        </w:r>
      </w:ins>
    </w:p>
    <w:p w14:paraId="3132ED52" w14:textId="77777777" w:rsidR="00D305DE" w:rsidRPr="00D305DE" w:rsidRDefault="00D305DE" w:rsidP="00D305DE">
      <w:pPr>
        <w:rPr>
          <w:ins w:id="144" w:author="Microsoft Word" w:date="2025-10-16T13:37:00Z" w16du:dateUtc="2025-10-16T11:37:00Z"/>
        </w:rPr>
      </w:pPr>
      <w:ins w:id="145" w:author="Microsoft Word" w:date="2025-10-16T13:37:00Z" w16du:dateUtc="2025-10-16T11:37:00Z">
        <w:r w:rsidRPr="00D305DE">
          <w:t xml:space="preserve">Si prefieres usar </w:t>
        </w:r>
        <w:proofErr w:type="spellStart"/>
        <w:r w:rsidRPr="00D305DE">
          <w:t>ggerganov</w:t>
        </w:r>
        <w:proofErr w:type="spellEnd"/>
        <w:r w:rsidRPr="00D305DE">
          <w:t>/llama.cpp o llama-</w:t>
        </w:r>
        <w:proofErr w:type="spellStart"/>
        <w:r w:rsidRPr="00D305DE">
          <w:t>cpp</w:t>
        </w:r>
        <w:proofErr w:type="spellEnd"/>
        <w:r w:rsidRPr="00D305DE">
          <w:t>-</w:t>
        </w:r>
        <w:proofErr w:type="spellStart"/>
        <w:r w:rsidRPr="00D305DE">
          <w:t>python</w:t>
        </w:r>
        <w:proofErr w:type="spellEnd"/>
        <w:r w:rsidRPr="00D305DE">
          <w:t xml:space="preserve"> cambia </w:t>
        </w:r>
        <w:proofErr w:type="spellStart"/>
        <w:r w:rsidRPr="00D305DE">
          <w:t>image</w:t>
        </w:r>
        <w:proofErr w:type="spellEnd"/>
        <w:r w:rsidRPr="00D305DE">
          <w:t xml:space="preserve"> y configura </w:t>
        </w:r>
        <w:proofErr w:type="spellStart"/>
        <w:r w:rsidRPr="00D305DE">
          <w:t>volumenes</w:t>
        </w:r>
        <w:proofErr w:type="spellEnd"/>
        <w:r w:rsidRPr="00D305DE">
          <w:t xml:space="preserve"> según instrucciones de esa imagen. Revisa la documentación de la imagen elegida para nombres de </w:t>
        </w:r>
        <w:proofErr w:type="spellStart"/>
        <w:r w:rsidRPr="00D305DE">
          <w:t>endpoints</w:t>
        </w:r>
        <w:proofErr w:type="spellEnd"/>
        <w:r w:rsidRPr="00D305DE">
          <w:t xml:space="preserve"> exactos.</w:t>
        </w:r>
      </w:ins>
    </w:p>
    <w:p w14:paraId="09C736B6" w14:textId="77777777" w:rsidR="00D305DE" w:rsidRPr="00D305DE" w:rsidRDefault="00000000" w:rsidP="00D305DE">
      <w:pPr>
        <w:rPr>
          <w:ins w:id="146" w:author="Microsoft Word" w:date="2025-10-16T13:37:00Z" w16du:dateUtc="2025-10-16T11:37:00Z"/>
        </w:rPr>
      </w:pPr>
      <w:ins w:id="147" w:author="Microsoft Word" w:date="2025-10-16T13:37:00Z" w16du:dateUtc="2025-10-16T11:37:00Z">
        <w:r>
          <w:pict w14:anchorId="5B88DB95">
            <v:rect id="_x0000_i1031" style="width:0;height:1.5pt" o:hralign="center" o:hrstd="t" o:hr="t" fillcolor="#a0a0a0" stroked="f"/>
          </w:pict>
        </w:r>
      </w:ins>
    </w:p>
    <w:p w14:paraId="3A8AA861" w14:textId="77777777" w:rsidR="00D305DE" w:rsidRPr="00D305DE" w:rsidRDefault="00D305DE" w:rsidP="00D305DE">
      <w:pPr>
        <w:rPr>
          <w:ins w:id="148" w:author="Microsoft Word" w:date="2025-10-16T13:37:00Z" w16du:dateUtc="2025-10-16T11:37:00Z"/>
          <w:b/>
          <w:bCs/>
        </w:rPr>
      </w:pPr>
      <w:ins w:id="149" w:author="Microsoft Word" w:date="2025-10-16T13:37:00Z" w16du:dateUtc="2025-10-16T11:37:00Z">
        <w:r w:rsidRPr="00D305DE">
          <w:rPr>
            <w:b/>
            <w:bCs/>
          </w:rPr>
          <w:t>7 — Levantar el contenedor (PowerShell o WSL)</w:t>
        </w:r>
      </w:ins>
    </w:p>
    <w:p w14:paraId="746A56EB" w14:textId="77777777" w:rsidR="00D305DE" w:rsidRPr="00D305DE" w:rsidRDefault="00D305DE" w:rsidP="00D305DE">
      <w:pPr>
        <w:rPr>
          <w:ins w:id="150" w:author="Microsoft Word" w:date="2025-10-16T13:37:00Z" w16du:dateUtc="2025-10-16T11:37:00Z"/>
        </w:rPr>
      </w:pPr>
      <w:ins w:id="151" w:author="Microsoft Word" w:date="2025-10-16T13:37:00Z" w16du:dateUtc="2025-10-16T11:37:00Z">
        <w:r w:rsidRPr="00D305DE">
          <w:t>Abre PowerShell en la carpeta C:\Users\%USERNAME%\llama-docker y ejecuta:</w:t>
        </w:r>
      </w:ins>
    </w:p>
    <w:p w14:paraId="2E9572BA" w14:textId="77777777" w:rsidR="00D305DE" w:rsidRPr="00D305DE" w:rsidRDefault="00D305DE" w:rsidP="00D305DE">
      <w:pPr>
        <w:rPr>
          <w:ins w:id="152" w:author="Microsoft Word" w:date="2025-10-16T13:37:00Z" w16du:dateUtc="2025-10-16T11:37:00Z"/>
          <w:lang w:val="en-US"/>
        </w:rPr>
      </w:pPr>
      <w:ins w:id="153" w:author="Microsoft Word" w:date="2025-10-16T13:37:00Z" w16du:dateUtc="2025-10-16T11:37:00Z">
        <w:r w:rsidRPr="00D305DE">
          <w:rPr>
            <w:lang w:val="en-US"/>
          </w:rPr>
          <w:t>docker compose up -d</w:t>
        </w:r>
      </w:ins>
    </w:p>
    <w:p w14:paraId="365F1F10" w14:textId="77777777" w:rsidR="00D305DE" w:rsidRPr="00D305DE" w:rsidRDefault="00D305DE" w:rsidP="00D305DE">
      <w:pPr>
        <w:rPr>
          <w:ins w:id="154" w:author="Microsoft Word" w:date="2025-10-16T13:37:00Z" w16du:dateUtc="2025-10-16T11:37:00Z"/>
          <w:lang w:val="en-US"/>
        </w:rPr>
      </w:pPr>
      <w:ins w:id="155" w:author="Microsoft Word" w:date="2025-10-16T13:37:00Z" w16du:dateUtc="2025-10-16T11:37:00Z">
        <w:r w:rsidRPr="00D305DE">
          <w:rPr>
            <w:lang w:val="en-US"/>
          </w:rPr>
          <w:t>Ver logs:</w:t>
        </w:r>
      </w:ins>
    </w:p>
    <w:p w14:paraId="7A378C50" w14:textId="77777777" w:rsidR="00D305DE" w:rsidRPr="00D305DE" w:rsidRDefault="00D305DE" w:rsidP="00D305DE">
      <w:pPr>
        <w:rPr>
          <w:ins w:id="156" w:author="Microsoft Word" w:date="2025-10-16T13:37:00Z" w16du:dateUtc="2025-10-16T11:37:00Z"/>
        </w:rPr>
      </w:pPr>
      <w:proofErr w:type="spellStart"/>
      <w:ins w:id="157" w:author="Microsoft Word" w:date="2025-10-16T13:37:00Z" w16du:dateUtc="2025-10-16T11:37:00Z">
        <w:r w:rsidRPr="00D305DE">
          <w:t>docker</w:t>
        </w:r>
        <w:proofErr w:type="spellEnd"/>
        <w:r w:rsidRPr="00D305DE">
          <w:t xml:space="preserve"> </w:t>
        </w:r>
        <w:proofErr w:type="spellStart"/>
        <w:r w:rsidRPr="00D305DE">
          <w:t>compose</w:t>
        </w:r>
        <w:proofErr w:type="spellEnd"/>
        <w:r w:rsidRPr="00D305DE">
          <w:t xml:space="preserve"> logs -f</w:t>
        </w:r>
      </w:ins>
    </w:p>
    <w:p w14:paraId="400EE1A8" w14:textId="77777777" w:rsidR="00D305DE" w:rsidRPr="00D305DE" w:rsidRDefault="00D305DE" w:rsidP="00D305DE">
      <w:pPr>
        <w:rPr>
          <w:ins w:id="158" w:author="Microsoft Word" w:date="2025-10-16T13:37:00Z" w16du:dateUtc="2025-10-16T11:37:00Z"/>
        </w:rPr>
      </w:pPr>
      <w:ins w:id="159" w:author="Microsoft Word" w:date="2025-10-16T13:37:00Z" w16du:dateUtc="2025-10-16T11:37:00Z">
        <w:r w:rsidRPr="00D305DE">
          <w:t>Busca mensajes que indiquen que el modelo se ha cargado o que la UI está lista en http://0.0.0.0:7860.</w:t>
        </w:r>
      </w:ins>
    </w:p>
    <w:p w14:paraId="15F3C8F8" w14:textId="77777777" w:rsidR="00D305DE" w:rsidRPr="00D305DE" w:rsidRDefault="00D305DE" w:rsidP="00D305DE">
      <w:pPr>
        <w:rPr>
          <w:ins w:id="160" w:author="Microsoft Word" w:date="2025-10-16T13:37:00Z" w16du:dateUtc="2025-10-16T11:37:00Z"/>
        </w:rPr>
      </w:pPr>
      <w:ins w:id="161" w:author="Microsoft Word" w:date="2025-10-16T13:37:00Z" w16du:dateUtc="2025-10-16T11:37:00Z">
        <w:r w:rsidRPr="00D305DE">
          <w:t>Si usas GPU y quieres forzar:</w:t>
        </w:r>
      </w:ins>
    </w:p>
    <w:p w14:paraId="44718AE4" w14:textId="77777777" w:rsidR="00D305DE" w:rsidRPr="00D305DE" w:rsidRDefault="00D305DE" w:rsidP="00D305DE">
      <w:pPr>
        <w:rPr>
          <w:ins w:id="162" w:author="Microsoft Word" w:date="2025-10-16T13:37:00Z" w16du:dateUtc="2025-10-16T11:37:00Z"/>
          <w:lang w:val="en-US"/>
        </w:rPr>
      </w:pPr>
      <w:ins w:id="163" w:author="Microsoft Word" w:date="2025-10-16T13:37:00Z" w16du:dateUtc="2025-10-16T11:37:00Z">
        <w:r w:rsidRPr="00D305DE">
          <w:rPr>
            <w:lang w:val="en-US"/>
          </w:rPr>
          <w:t>docker run --</w:t>
        </w:r>
        <w:proofErr w:type="spellStart"/>
        <w:r w:rsidRPr="00D305DE">
          <w:rPr>
            <w:lang w:val="en-US"/>
          </w:rPr>
          <w:t>gpus</w:t>
        </w:r>
        <w:proofErr w:type="spellEnd"/>
        <w:r w:rsidRPr="00D305DE">
          <w:rPr>
            <w:lang w:val="en-US"/>
          </w:rPr>
          <w:t xml:space="preserve"> all -p 7860:7860 -v ${PWD}/models:/home/user/models </w:t>
        </w:r>
        <w:proofErr w:type="spellStart"/>
        <w:r w:rsidRPr="00D305DE">
          <w:rPr>
            <w:lang w:val="en-US"/>
          </w:rPr>
          <w:t>oobabooga</w:t>
        </w:r>
        <w:proofErr w:type="spellEnd"/>
        <w:r w:rsidRPr="00D305DE">
          <w:rPr>
            <w:lang w:val="en-US"/>
          </w:rPr>
          <w:t>/text-generation-</w:t>
        </w:r>
        <w:proofErr w:type="spellStart"/>
        <w:r w:rsidRPr="00D305DE">
          <w:rPr>
            <w:lang w:val="en-US"/>
          </w:rPr>
          <w:t>webui</w:t>
        </w:r>
        <w:proofErr w:type="spellEnd"/>
      </w:ins>
    </w:p>
    <w:p w14:paraId="52EA1A87" w14:textId="77777777" w:rsidR="00D305DE" w:rsidRPr="00D305DE" w:rsidRDefault="00D305DE" w:rsidP="00D305DE">
      <w:pPr>
        <w:rPr>
          <w:ins w:id="164" w:author="Microsoft Word" w:date="2025-10-16T13:37:00Z" w16du:dateUtc="2025-10-16T11:37:00Z"/>
        </w:rPr>
      </w:pPr>
      <w:ins w:id="165" w:author="Microsoft Word" w:date="2025-10-16T13:37:00Z" w16du:dateUtc="2025-10-16T11:37:00Z">
        <w:r w:rsidRPr="00D305DE">
          <w:t>(en PowerShell ${PWD} es la ruta actual; en WSL usa $(</w:t>
        </w:r>
        <w:proofErr w:type="spellStart"/>
        <w:r w:rsidRPr="00D305DE">
          <w:t>pwd</w:t>
        </w:r>
        <w:proofErr w:type="spellEnd"/>
        <w:r w:rsidRPr="00D305DE">
          <w:t>))</w:t>
        </w:r>
      </w:ins>
    </w:p>
    <w:p w14:paraId="7A0894BE" w14:textId="77777777" w:rsidR="00D305DE" w:rsidRPr="00D305DE" w:rsidRDefault="00000000" w:rsidP="00D305DE">
      <w:pPr>
        <w:rPr>
          <w:ins w:id="166" w:author="Microsoft Word" w:date="2025-10-16T13:37:00Z" w16du:dateUtc="2025-10-16T11:37:00Z"/>
        </w:rPr>
      </w:pPr>
      <w:ins w:id="167" w:author="Microsoft Word" w:date="2025-10-16T13:37:00Z" w16du:dateUtc="2025-10-16T11:37:00Z">
        <w:r>
          <w:pict w14:anchorId="2C5CB8C6">
            <v:rect id="_x0000_i1032" style="width:0;height:1.5pt" o:hralign="center" o:hrstd="t" o:hr="t" fillcolor="#a0a0a0" stroked="f"/>
          </w:pict>
        </w:r>
      </w:ins>
    </w:p>
    <w:p w14:paraId="363F25D9" w14:textId="77777777" w:rsidR="00D305DE" w:rsidRPr="00D305DE" w:rsidRDefault="00D305DE" w:rsidP="00D305DE">
      <w:pPr>
        <w:rPr>
          <w:ins w:id="168" w:author="Microsoft Word" w:date="2025-10-16T13:37:00Z" w16du:dateUtc="2025-10-16T11:37:00Z"/>
          <w:b/>
          <w:bCs/>
        </w:rPr>
      </w:pPr>
      <w:ins w:id="169" w:author="Microsoft Word" w:date="2025-10-16T13:37:00Z" w16du:dateUtc="2025-10-16T11:37:00Z">
        <w:r w:rsidRPr="00D305DE">
          <w:rPr>
            <w:b/>
            <w:bCs/>
          </w:rPr>
          <w:t xml:space="preserve">8 — Probar la Web UI y </w:t>
        </w:r>
        <w:proofErr w:type="spellStart"/>
        <w:r w:rsidRPr="00D305DE">
          <w:rPr>
            <w:b/>
            <w:bCs/>
          </w:rPr>
          <w:t>endpoint</w:t>
        </w:r>
        <w:proofErr w:type="spellEnd"/>
      </w:ins>
    </w:p>
    <w:p w14:paraId="2F9BD42B" w14:textId="77777777" w:rsidR="00D305DE" w:rsidRPr="00D305DE" w:rsidRDefault="00D305DE" w:rsidP="00D305DE">
      <w:pPr>
        <w:numPr>
          <w:ilvl w:val="0"/>
          <w:numId w:val="9"/>
        </w:numPr>
        <w:rPr>
          <w:ins w:id="170" w:author="Microsoft Word" w:date="2025-10-16T13:37:00Z" w16du:dateUtc="2025-10-16T11:37:00Z"/>
        </w:rPr>
      </w:pPr>
      <w:ins w:id="171" w:author="Microsoft Word" w:date="2025-10-16T13:37:00Z" w16du:dateUtc="2025-10-16T11:37:00Z">
        <w:r w:rsidRPr="00D305DE">
          <w:t>Abre tu navegador en Windows y entra:</w:t>
        </w:r>
      </w:ins>
    </w:p>
    <w:p w14:paraId="08274367" w14:textId="77777777" w:rsidR="00D305DE" w:rsidRPr="00D305DE" w:rsidRDefault="00D305DE" w:rsidP="00D305DE">
      <w:pPr>
        <w:rPr>
          <w:ins w:id="172" w:author="Microsoft Word" w:date="2025-10-16T13:37:00Z" w16du:dateUtc="2025-10-16T11:37:00Z"/>
        </w:rPr>
      </w:pPr>
      <w:ins w:id="173" w:author="Microsoft Word" w:date="2025-10-16T13:37:00Z" w16du:dateUtc="2025-10-16T11:37:00Z">
        <w:r w:rsidRPr="00D305DE">
          <w:t>http://localhost:7860</w:t>
        </w:r>
      </w:ins>
    </w:p>
    <w:p w14:paraId="6551685C" w14:textId="77777777" w:rsidR="00D305DE" w:rsidRPr="00D305DE" w:rsidRDefault="00D305DE" w:rsidP="00D305DE">
      <w:pPr>
        <w:numPr>
          <w:ilvl w:val="0"/>
          <w:numId w:val="10"/>
        </w:numPr>
        <w:rPr>
          <w:ins w:id="174" w:author="Microsoft Word" w:date="2025-10-16T13:37:00Z" w16du:dateUtc="2025-10-16T11:37:00Z"/>
        </w:rPr>
      </w:pPr>
      <w:ins w:id="175" w:author="Microsoft Word" w:date="2025-10-16T13:37:00Z" w16du:dateUtc="2025-10-16T11:37:00Z">
        <w:r w:rsidRPr="00D305DE">
          <w:t>Si ves la interfaz, carga el modelo desde la lista (si la UI lo requiere) o selecciona el modelo si aparece en el menú.</w:t>
        </w:r>
      </w:ins>
    </w:p>
    <w:p w14:paraId="7F1D761F" w14:textId="77777777" w:rsidR="00D305DE" w:rsidRPr="00D305DE" w:rsidRDefault="00D305DE" w:rsidP="00D305DE">
      <w:pPr>
        <w:numPr>
          <w:ilvl w:val="0"/>
          <w:numId w:val="10"/>
        </w:numPr>
        <w:rPr>
          <w:ins w:id="176" w:author="Microsoft Word" w:date="2025-10-16T13:37:00Z" w16du:dateUtc="2025-10-16T11:37:00Z"/>
        </w:rPr>
      </w:pPr>
      <w:ins w:id="177" w:author="Microsoft Word" w:date="2025-10-16T13:37:00Z" w16du:dateUtc="2025-10-16T11:37:00Z">
        <w:r w:rsidRPr="00D305DE">
          <w:t>Haz una prueba simple: escribe “Hola, resume en 1 frase qué es la ciberseguridad” y genera.</w:t>
        </w:r>
      </w:ins>
    </w:p>
    <w:p w14:paraId="28498843" w14:textId="77777777" w:rsidR="00D305DE" w:rsidRPr="00D305DE" w:rsidRDefault="00000000" w:rsidP="00D305DE">
      <w:pPr>
        <w:rPr>
          <w:ins w:id="178" w:author="Microsoft Word" w:date="2025-10-16T13:37:00Z" w16du:dateUtc="2025-10-16T11:37:00Z"/>
        </w:rPr>
      </w:pPr>
      <w:ins w:id="179" w:author="Microsoft Word" w:date="2025-10-16T13:37:00Z" w16du:dateUtc="2025-10-16T11:37:00Z">
        <w:r>
          <w:pict w14:anchorId="7C294F01">
            <v:rect id="_x0000_i1033" style="width:0;height:1.5pt" o:hralign="center" o:hrstd="t" o:hr="t" fillcolor="#a0a0a0" stroked="f"/>
          </w:pict>
        </w:r>
      </w:ins>
    </w:p>
    <w:p w14:paraId="27FD35B4" w14:textId="77777777" w:rsidR="00D305DE" w:rsidRPr="00D305DE" w:rsidRDefault="00D305DE" w:rsidP="00D305DE">
      <w:pPr>
        <w:rPr>
          <w:ins w:id="180" w:author="Microsoft Word" w:date="2025-10-16T13:37:00Z" w16du:dateUtc="2025-10-16T11:37:00Z"/>
          <w:b/>
          <w:bCs/>
          <w:lang w:val="en-US"/>
        </w:rPr>
      </w:pPr>
      <w:ins w:id="181" w:author="Microsoft Word" w:date="2025-10-16T13:37:00Z" w16du:dateUtc="2025-10-16T11:37:00Z">
        <w:r w:rsidRPr="00D305DE">
          <w:rPr>
            <w:b/>
            <w:bCs/>
            <w:lang w:val="en-US"/>
          </w:rPr>
          <w:t xml:space="preserve">9 — </w:t>
        </w:r>
        <w:proofErr w:type="spellStart"/>
        <w:r w:rsidRPr="00D305DE">
          <w:rPr>
            <w:b/>
            <w:bCs/>
            <w:lang w:val="en-US"/>
          </w:rPr>
          <w:t>Probar</w:t>
        </w:r>
        <w:proofErr w:type="spellEnd"/>
        <w:r w:rsidRPr="00D305DE">
          <w:rPr>
            <w:b/>
            <w:bCs/>
            <w:lang w:val="en-US"/>
          </w:rPr>
          <w:t xml:space="preserve"> API con curl (PowerShell)</w:t>
        </w:r>
      </w:ins>
    </w:p>
    <w:p w14:paraId="3801F92E" w14:textId="77777777" w:rsidR="00D305DE" w:rsidRPr="00D305DE" w:rsidRDefault="00D305DE" w:rsidP="00D305DE">
      <w:pPr>
        <w:rPr>
          <w:ins w:id="182" w:author="Microsoft Word" w:date="2025-10-16T13:37:00Z" w16du:dateUtc="2025-10-16T11:37:00Z"/>
        </w:rPr>
      </w:pPr>
      <w:ins w:id="183" w:author="Microsoft Word" w:date="2025-10-16T13:37:00Z" w16du:dateUtc="2025-10-16T11:37:00Z">
        <w:r w:rsidRPr="00D305DE">
          <w:t xml:space="preserve">Distintas imágenes exponen distintos </w:t>
        </w:r>
        <w:proofErr w:type="spellStart"/>
        <w:r w:rsidRPr="00D305DE">
          <w:t>endpoints</w:t>
        </w:r>
        <w:proofErr w:type="spellEnd"/>
        <w:r w:rsidRPr="00D305DE">
          <w:t>. Prueba estas opciones:</w:t>
        </w:r>
      </w:ins>
    </w:p>
    <w:p w14:paraId="3EC13BCB" w14:textId="77777777" w:rsidR="00D305DE" w:rsidRPr="00D305DE" w:rsidRDefault="00D305DE" w:rsidP="00D305DE">
      <w:pPr>
        <w:numPr>
          <w:ilvl w:val="0"/>
          <w:numId w:val="11"/>
        </w:numPr>
        <w:rPr>
          <w:ins w:id="184" w:author="Microsoft Word" w:date="2025-10-16T13:37:00Z" w16du:dateUtc="2025-10-16T11:37:00Z"/>
        </w:rPr>
      </w:pPr>
      <w:ins w:id="185" w:author="Microsoft Word" w:date="2025-10-16T13:37:00Z" w16du:dateUtc="2025-10-16T11:37:00Z">
        <w:r w:rsidRPr="00D305DE">
          <w:t>Si la imagen expone /api/</w:t>
        </w:r>
        <w:proofErr w:type="spellStart"/>
        <w:r w:rsidRPr="00D305DE">
          <w:t>generate</w:t>
        </w:r>
        <w:proofErr w:type="spellEnd"/>
        <w:r w:rsidRPr="00D305DE">
          <w:t xml:space="preserve"> (ajusta puerto / ruta):</w:t>
        </w:r>
      </w:ins>
    </w:p>
    <w:p w14:paraId="161FABAC" w14:textId="77777777" w:rsidR="00D305DE" w:rsidRPr="00D305DE" w:rsidRDefault="00D305DE" w:rsidP="00D305DE">
      <w:pPr>
        <w:rPr>
          <w:ins w:id="186" w:author="Microsoft Word" w:date="2025-10-16T13:37:00Z" w16du:dateUtc="2025-10-16T11:37:00Z"/>
        </w:rPr>
      </w:pPr>
      <w:proofErr w:type="spellStart"/>
      <w:ins w:id="187" w:author="Microsoft Word" w:date="2025-10-16T13:37:00Z" w16du:dateUtc="2025-10-16T11:37:00Z">
        <w:r w:rsidRPr="00D305DE">
          <w:t>curl</w:t>
        </w:r>
        <w:proofErr w:type="spellEnd"/>
        <w:r w:rsidRPr="00D305DE">
          <w:t xml:space="preserve"> -X POST "http://localhost:5000/api/</w:t>
        </w:r>
        <w:proofErr w:type="spellStart"/>
        <w:r w:rsidRPr="00D305DE">
          <w:t>generate</w:t>
        </w:r>
        <w:proofErr w:type="spellEnd"/>
        <w:r w:rsidRPr="00D305DE">
          <w:t>" -H "Content-</w:t>
        </w:r>
        <w:proofErr w:type="spellStart"/>
        <w:r w:rsidRPr="00D305DE">
          <w:t>Type</w:t>
        </w:r>
        <w:proofErr w:type="spellEnd"/>
        <w:r w:rsidRPr="00D305DE">
          <w:t xml:space="preserve">: </w:t>
        </w:r>
        <w:proofErr w:type="spellStart"/>
        <w:r w:rsidRPr="00D305DE">
          <w:t>application</w:t>
        </w:r>
        <w:proofErr w:type="spellEnd"/>
        <w:r w:rsidRPr="00D305DE">
          <w:t>/</w:t>
        </w:r>
        <w:proofErr w:type="spellStart"/>
        <w:r w:rsidRPr="00D305DE">
          <w:t>json</w:t>
        </w:r>
        <w:proofErr w:type="spellEnd"/>
        <w:r w:rsidRPr="00D305DE">
          <w:t>" -d '{"</w:t>
        </w:r>
        <w:proofErr w:type="spellStart"/>
        <w:r w:rsidRPr="00D305DE">
          <w:t>prompt</w:t>
        </w:r>
        <w:proofErr w:type="spellEnd"/>
        <w:r w:rsidRPr="00D305DE">
          <w:t>":"Explica qué es una inyección SQL en una frase","max_new_tokens":100}'</w:t>
        </w:r>
      </w:ins>
    </w:p>
    <w:p w14:paraId="58099F8D" w14:textId="77777777" w:rsidR="00D305DE" w:rsidRPr="00D305DE" w:rsidRDefault="00D305DE" w:rsidP="00D305DE">
      <w:pPr>
        <w:numPr>
          <w:ilvl w:val="0"/>
          <w:numId w:val="12"/>
        </w:numPr>
        <w:rPr>
          <w:ins w:id="188" w:author="Microsoft Word" w:date="2025-10-16T13:37:00Z" w16du:dateUtc="2025-10-16T11:37:00Z"/>
        </w:rPr>
      </w:pPr>
      <w:ins w:id="189" w:author="Microsoft Word" w:date="2025-10-16T13:37:00Z" w16du:dateUtc="2025-10-16T11:37:00Z">
        <w:r w:rsidRPr="00D305DE">
          <w:t xml:space="preserve">O con </w:t>
        </w:r>
        <w:proofErr w:type="spellStart"/>
        <w:r w:rsidRPr="00D305DE">
          <w:t>Gradio</w:t>
        </w:r>
        <w:proofErr w:type="spellEnd"/>
        <w:r w:rsidRPr="00D305DE">
          <w:t xml:space="preserve"> (a veces /api/</w:t>
        </w:r>
        <w:proofErr w:type="spellStart"/>
        <w:r w:rsidRPr="00D305DE">
          <w:t>predict</w:t>
        </w:r>
        <w:proofErr w:type="spellEnd"/>
        <w:r w:rsidRPr="00D305DE">
          <w:t>/):</w:t>
        </w:r>
      </w:ins>
    </w:p>
    <w:p w14:paraId="043ADBAA" w14:textId="77777777" w:rsidR="00D305DE" w:rsidRPr="00D305DE" w:rsidRDefault="00D305DE" w:rsidP="00D305DE">
      <w:pPr>
        <w:rPr>
          <w:ins w:id="190" w:author="Microsoft Word" w:date="2025-10-16T13:37:00Z" w16du:dateUtc="2025-10-16T11:37:00Z"/>
        </w:rPr>
      </w:pPr>
      <w:proofErr w:type="spellStart"/>
      <w:ins w:id="191" w:author="Microsoft Word" w:date="2025-10-16T13:37:00Z" w16du:dateUtc="2025-10-16T11:37:00Z">
        <w:r w:rsidRPr="00D305DE">
          <w:t>curl</w:t>
        </w:r>
        <w:proofErr w:type="spellEnd"/>
        <w:r w:rsidRPr="00D305DE">
          <w:t xml:space="preserve"> -s -X POST "http://localhost:7860/api/</w:t>
        </w:r>
        <w:proofErr w:type="spellStart"/>
        <w:r w:rsidRPr="00D305DE">
          <w:t>predict</w:t>
        </w:r>
        <w:proofErr w:type="spellEnd"/>
        <w:r w:rsidRPr="00D305DE">
          <w:t>/" -H "Content-</w:t>
        </w:r>
        <w:proofErr w:type="spellStart"/>
        <w:r w:rsidRPr="00D305DE">
          <w:t>Type</w:t>
        </w:r>
        <w:proofErr w:type="spellEnd"/>
        <w:r w:rsidRPr="00D305DE">
          <w:t xml:space="preserve">: </w:t>
        </w:r>
        <w:proofErr w:type="spellStart"/>
        <w:r w:rsidRPr="00D305DE">
          <w:t>application</w:t>
        </w:r>
        <w:proofErr w:type="spellEnd"/>
        <w:r w:rsidRPr="00D305DE">
          <w:t>/</w:t>
        </w:r>
        <w:proofErr w:type="spellStart"/>
        <w:r w:rsidRPr="00D305DE">
          <w:t>json</w:t>
        </w:r>
        <w:proofErr w:type="spellEnd"/>
        <w:r w:rsidRPr="00D305DE">
          <w:t>" -d '{"data</w:t>
        </w:r>
        <w:proofErr w:type="gramStart"/>
        <w:r w:rsidRPr="00D305DE">
          <w:t>":[</w:t>
        </w:r>
        <w:proofErr w:type="gramEnd"/>
        <w:r w:rsidRPr="00D305DE">
          <w:t>"Explica qué es una inyección SQL en una frase"]}'</w:t>
        </w:r>
      </w:ins>
    </w:p>
    <w:p w14:paraId="6109AA66" w14:textId="77777777" w:rsidR="00D305DE" w:rsidRPr="00D305DE" w:rsidRDefault="00D305DE" w:rsidP="00D305DE">
      <w:pPr>
        <w:rPr>
          <w:ins w:id="192" w:author="Microsoft Word" w:date="2025-10-16T13:37:00Z" w16du:dateUtc="2025-10-16T11:37:00Z"/>
        </w:rPr>
      </w:pPr>
      <w:ins w:id="193" w:author="Microsoft Word" w:date="2025-10-16T13:37:00Z" w16du:dateUtc="2025-10-16T11:37:00Z">
        <w:r w:rsidRPr="00D305DE">
          <w:t xml:space="preserve">Si no sabes el </w:t>
        </w:r>
        <w:proofErr w:type="spellStart"/>
        <w:r w:rsidRPr="00D305DE">
          <w:t>endpoint</w:t>
        </w:r>
        <w:proofErr w:type="spellEnd"/>
        <w:r w:rsidRPr="00D305DE">
          <w:t xml:space="preserve"> exacto, revisa los logs del contenedor o la documentación de la imagen.</w:t>
        </w:r>
      </w:ins>
    </w:p>
    <w:p w14:paraId="4ADAFA3F" w14:textId="77777777" w:rsidR="00D305DE" w:rsidRPr="00D305DE" w:rsidRDefault="00000000" w:rsidP="00D305DE">
      <w:pPr>
        <w:rPr>
          <w:ins w:id="194" w:author="Microsoft Word" w:date="2025-10-16T13:37:00Z" w16du:dateUtc="2025-10-16T11:37:00Z"/>
        </w:rPr>
      </w:pPr>
      <w:ins w:id="195" w:author="Microsoft Word" w:date="2025-10-16T13:37:00Z" w16du:dateUtc="2025-10-16T11:37:00Z">
        <w:r>
          <w:pict w14:anchorId="57C8D9B7">
            <v:rect id="_x0000_i1034" style="width:0;height:1.5pt" o:hralign="center" o:hrstd="t" o:hr="t" fillcolor="#a0a0a0" stroked="f"/>
          </w:pict>
        </w:r>
      </w:ins>
    </w:p>
    <w:p w14:paraId="4DBF3201" w14:textId="77777777" w:rsidR="00D305DE" w:rsidRPr="00D305DE" w:rsidRDefault="00D305DE" w:rsidP="00D305DE">
      <w:pPr>
        <w:rPr>
          <w:ins w:id="196" w:author="Microsoft Word" w:date="2025-10-16T13:37:00Z" w16du:dateUtc="2025-10-16T11:37:00Z"/>
          <w:b/>
          <w:bCs/>
        </w:rPr>
      </w:pPr>
      <w:ins w:id="197" w:author="Microsoft Word" w:date="2025-10-16T13:37:00Z" w16du:dateUtc="2025-10-16T11:37:00Z">
        <w:r w:rsidRPr="00D305DE">
          <w:rPr>
            <w:b/>
            <w:bCs/>
          </w:rPr>
          <w:t xml:space="preserve">10 — Preparar Visual Studio </w:t>
        </w:r>
        <w:proofErr w:type="spellStart"/>
        <w:r w:rsidRPr="00D305DE">
          <w:rPr>
            <w:b/>
            <w:bCs/>
          </w:rPr>
          <w:t>Code</w:t>
        </w:r>
        <w:proofErr w:type="spellEnd"/>
        <w:r w:rsidRPr="00D305DE">
          <w:rPr>
            <w:b/>
            <w:bCs/>
          </w:rPr>
          <w:t xml:space="preserve"> para preguntar a la IA</w:t>
        </w:r>
      </w:ins>
    </w:p>
    <w:p w14:paraId="3AEE3884" w14:textId="77777777" w:rsidR="00D305DE" w:rsidRPr="00D305DE" w:rsidRDefault="00D305DE" w:rsidP="00D305DE">
      <w:pPr>
        <w:rPr>
          <w:ins w:id="198" w:author="Microsoft Word" w:date="2025-10-16T13:37:00Z" w16du:dateUtc="2025-10-16T11:37:00Z"/>
          <w:b/>
          <w:bCs/>
        </w:rPr>
      </w:pPr>
      <w:ins w:id="199" w:author="Microsoft Word" w:date="2025-10-16T13:37:00Z" w16du:dateUtc="2025-10-16T11:37:00Z">
        <w:r w:rsidRPr="00D305DE">
          <w:rPr>
            <w:b/>
            <w:bCs/>
          </w:rPr>
          <w:t>10.1 Abrir proyecto</w:t>
        </w:r>
      </w:ins>
    </w:p>
    <w:p w14:paraId="5FFAE5DC" w14:textId="77777777" w:rsidR="00D305DE" w:rsidRPr="00D305DE" w:rsidRDefault="00D305DE" w:rsidP="00D305DE">
      <w:pPr>
        <w:numPr>
          <w:ilvl w:val="0"/>
          <w:numId w:val="13"/>
        </w:numPr>
        <w:rPr>
          <w:ins w:id="200" w:author="Microsoft Word" w:date="2025-10-16T13:37:00Z" w16du:dateUtc="2025-10-16T11:37:00Z"/>
        </w:rPr>
      </w:pPr>
      <w:ins w:id="201" w:author="Microsoft Word" w:date="2025-10-16T13:37:00Z" w16du:dateUtc="2025-10-16T11:37:00Z">
        <w:r w:rsidRPr="00D305DE">
          <w:t xml:space="preserve">Abre VS </w:t>
        </w:r>
        <w:proofErr w:type="spellStart"/>
        <w:r w:rsidRPr="00D305DE">
          <w:t>Code</w:t>
        </w:r>
        <w:proofErr w:type="spellEnd"/>
        <w:r w:rsidRPr="00D305DE">
          <w:t xml:space="preserve"> y haz File &gt; Open Folder → C:\Users\%USERNAME%\llama-docker.</w:t>
        </w:r>
      </w:ins>
    </w:p>
    <w:p w14:paraId="375114D2" w14:textId="77777777" w:rsidR="00D305DE" w:rsidRPr="00D305DE" w:rsidRDefault="00D305DE" w:rsidP="00D305DE">
      <w:pPr>
        <w:rPr>
          <w:ins w:id="202" w:author="Microsoft Word" w:date="2025-10-16T13:37:00Z" w16du:dateUtc="2025-10-16T11:37:00Z"/>
          <w:b/>
          <w:bCs/>
        </w:rPr>
      </w:pPr>
      <w:ins w:id="203" w:author="Microsoft Word" w:date="2025-10-16T13:37:00Z" w16du:dateUtc="2025-10-16T11:37:00Z">
        <w:r w:rsidRPr="00D305DE">
          <w:rPr>
            <w:b/>
            <w:bCs/>
          </w:rPr>
          <w:t>10.2 Crear entorno Python (opcional)</w:t>
        </w:r>
      </w:ins>
    </w:p>
    <w:p w14:paraId="3C988558" w14:textId="77777777" w:rsidR="00D305DE" w:rsidRPr="00D305DE" w:rsidRDefault="00D305DE" w:rsidP="00D305DE">
      <w:pPr>
        <w:rPr>
          <w:ins w:id="204" w:author="Microsoft Word" w:date="2025-10-16T13:37:00Z" w16du:dateUtc="2025-10-16T11:37:00Z"/>
        </w:rPr>
      </w:pPr>
      <w:ins w:id="205" w:author="Microsoft Word" w:date="2025-10-16T13:37:00Z" w16du:dateUtc="2025-10-16T11:37:00Z">
        <w:r w:rsidRPr="00D305DE">
          <w:t xml:space="preserve">Abre el terminal integrado (PowerShell) y crea </w:t>
        </w:r>
        <w:proofErr w:type="spellStart"/>
        <w:r w:rsidRPr="00D305DE">
          <w:t>venv</w:t>
        </w:r>
        <w:proofErr w:type="spellEnd"/>
        <w:r w:rsidRPr="00D305DE">
          <w:t>:</w:t>
        </w:r>
      </w:ins>
    </w:p>
    <w:p w14:paraId="42405EA1" w14:textId="77777777" w:rsidR="00D305DE" w:rsidRPr="00D305DE" w:rsidRDefault="00D305DE" w:rsidP="00D305DE">
      <w:pPr>
        <w:rPr>
          <w:ins w:id="206" w:author="Microsoft Word" w:date="2025-10-16T13:37:00Z" w16du:dateUtc="2025-10-16T11:37:00Z"/>
          <w:lang w:val="en-US"/>
        </w:rPr>
      </w:pPr>
      <w:ins w:id="207" w:author="Microsoft Word" w:date="2025-10-16T13:37:00Z" w16du:dateUtc="2025-10-16T11:37:00Z">
        <w:r w:rsidRPr="00D305DE">
          <w:rPr>
            <w:lang w:val="en-US"/>
          </w:rPr>
          <w:t xml:space="preserve">python -m </w:t>
        </w:r>
        <w:proofErr w:type="spellStart"/>
        <w:proofErr w:type="gramStart"/>
        <w:r w:rsidRPr="00D305DE">
          <w:rPr>
            <w:lang w:val="en-US"/>
          </w:rPr>
          <w:t>venv</w:t>
        </w:r>
        <w:proofErr w:type="spellEnd"/>
        <w:r w:rsidRPr="00D305DE">
          <w:rPr>
            <w:lang w:val="en-US"/>
          </w:rPr>
          <w:t xml:space="preserve"> .</w:t>
        </w:r>
        <w:proofErr w:type="spellStart"/>
        <w:r w:rsidRPr="00D305DE">
          <w:rPr>
            <w:lang w:val="en-US"/>
          </w:rPr>
          <w:t>venv</w:t>
        </w:r>
        <w:proofErr w:type="spellEnd"/>
        <w:proofErr w:type="gramEnd"/>
      </w:ins>
    </w:p>
    <w:p w14:paraId="3A7B2247" w14:textId="77777777" w:rsidR="00D305DE" w:rsidRPr="00D305DE" w:rsidRDefault="00D305DE" w:rsidP="00D305DE">
      <w:pPr>
        <w:rPr>
          <w:ins w:id="208" w:author="Microsoft Word" w:date="2025-10-16T13:37:00Z" w16du:dateUtc="2025-10-16T11:37:00Z"/>
          <w:lang w:val="en-US"/>
        </w:rPr>
      </w:pPr>
      <w:ins w:id="209" w:author="Microsoft Word" w:date="2025-10-16T13:37:00Z" w16du:dateUtc="2025-10-16T11:37:00Z">
        <w:r w:rsidRPr="00D305DE">
          <w:rPr>
            <w:lang w:val="en-US"/>
          </w:rPr>
          <w:t>.\.</w:t>
        </w:r>
        <w:proofErr w:type="spellStart"/>
        <w:r w:rsidRPr="00D305DE">
          <w:rPr>
            <w:lang w:val="en-US"/>
          </w:rPr>
          <w:t>venv</w:t>
        </w:r>
        <w:proofErr w:type="spellEnd"/>
        <w:r w:rsidRPr="00D305DE">
          <w:rPr>
            <w:lang w:val="en-US"/>
          </w:rPr>
          <w:t xml:space="preserve">\Scripts\Activate.ps1   # Si PowerShell </w:t>
        </w:r>
        <w:proofErr w:type="spellStart"/>
        <w:r w:rsidRPr="00D305DE">
          <w:rPr>
            <w:lang w:val="en-US"/>
          </w:rPr>
          <w:t>restringe</w:t>
        </w:r>
        <w:proofErr w:type="spellEnd"/>
        <w:r w:rsidRPr="00D305DE">
          <w:rPr>
            <w:lang w:val="en-US"/>
          </w:rPr>
          <w:t xml:space="preserve"> </w:t>
        </w:r>
        <w:proofErr w:type="spellStart"/>
        <w:r w:rsidRPr="00D305DE">
          <w:rPr>
            <w:lang w:val="en-US"/>
          </w:rPr>
          <w:t>ejecuciones</w:t>
        </w:r>
        <w:proofErr w:type="spellEnd"/>
        <w:r w:rsidRPr="00D305DE">
          <w:rPr>
            <w:lang w:val="en-US"/>
          </w:rPr>
          <w:t xml:space="preserve">, </w:t>
        </w:r>
        <w:proofErr w:type="spellStart"/>
        <w:r w:rsidRPr="00D305DE">
          <w:rPr>
            <w:lang w:val="en-US"/>
          </w:rPr>
          <w:t>ejecuta</w:t>
        </w:r>
        <w:proofErr w:type="spellEnd"/>
        <w:r w:rsidRPr="00D305DE">
          <w:rPr>
            <w:lang w:val="en-US"/>
          </w:rPr>
          <w:t>: Set-</w:t>
        </w:r>
        <w:proofErr w:type="spellStart"/>
        <w:r w:rsidRPr="00D305DE">
          <w:rPr>
            <w:lang w:val="en-US"/>
          </w:rPr>
          <w:t>ExecutionPolicy</w:t>
        </w:r>
        <w:proofErr w:type="spellEnd"/>
        <w:r w:rsidRPr="00D305DE">
          <w:rPr>
            <w:lang w:val="en-US"/>
          </w:rPr>
          <w:t xml:space="preserve"> -</w:t>
        </w:r>
        <w:proofErr w:type="spellStart"/>
        <w:r w:rsidRPr="00D305DE">
          <w:rPr>
            <w:lang w:val="en-US"/>
          </w:rPr>
          <w:t>ExecutionPolicy</w:t>
        </w:r>
        <w:proofErr w:type="spellEnd"/>
        <w:r w:rsidRPr="00D305DE">
          <w:rPr>
            <w:lang w:val="en-US"/>
          </w:rPr>
          <w:t xml:space="preserve"> </w:t>
        </w:r>
        <w:proofErr w:type="spellStart"/>
        <w:r w:rsidRPr="00D305DE">
          <w:rPr>
            <w:lang w:val="en-US"/>
          </w:rPr>
          <w:t>RemoteSigned</w:t>
        </w:r>
        <w:proofErr w:type="spellEnd"/>
        <w:r w:rsidRPr="00D305DE">
          <w:rPr>
            <w:lang w:val="en-US"/>
          </w:rPr>
          <w:t xml:space="preserve"> -Scope </w:t>
        </w:r>
        <w:proofErr w:type="spellStart"/>
        <w:r w:rsidRPr="00D305DE">
          <w:rPr>
            <w:lang w:val="en-US"/>
          </w:rPr>
          <w:t>CurrentUser</w:t>
        </w:r>
        <w:proofErr w:type="spellEnd"/>
      </w:ins>
    </w:p>
    <w:p w14:paraId="20DEC4D4" w14:textId="77777777" w:rsidR="00D305DE" w:rsidRPr="00D305DE" w:rsidRDefault="00D305DE" w:rsidP="00D305DE">
      <w:pPr>
        <w:rPr>
          <w:ins w:id="210" w:author="Microsoft Word" w:date="2025-10-16T13:37:00Z" w16du:dateUtc="2025-10-16T11:37:00Z"/>
          <w:lang w:val="en-US"/>
        </w:rPr>
      </w:pPr>
      <w:ins w:id="211" w:author="Microsoft Word" w:date="2025-10-16T13:37:00Z" w16du:dateUtc="2025-10-16T11:37:00Z">
        <w:r w:rsidRPr="00D305DE">
          <w:rPr>
            <w:lang w:val="en-US"/>
          </w:rPr>
          <w:t>pip install requests</w:t>
        </w:r>
      </w:ins>
    </w:p>
    <w:p w14:paraId="1D31B3FD" w14:textId="77777777" w:rsidR="00D305DE" w:rsidRPr="00D305DE" w:rsidRDefault="00D305DE" w:rsidP="00D305DE">
      <w:pPr>
        <w:rPr>
          <w:ins w:id="212" w:author="Microsoft Word" w:date="2025-10-16T13:37:00Z" w16du:dateUtc="2025-10-16T11:37:00Z"/>
          <w:b/>
          <w:bCs/>
          <w:lang w:val="en-US"/>
        </w:rPr>
      </w:pPr>
      <w:ins w:id="213" w:author="Microsoft Word" w:date="2025-10-16T13:37:00Z" w16du:dateUtc="2025-10-16T11:37:00Z">
        <w:r w:rsidRPr="00D305DE">
          <w:rPr>
            <w:b/>
            <w:bCs/>
            <w:lang w:val="en-US"/>
          </w:rPr>
          <w:t>10.3 Crear ask_llama.py</w:t>
        </w:r>
      </w:ins>
    </w:p>
    <w:p w14:paraId="16D2A284" w14:textId="77777777" w:rsidR="00D305DE" w:rsidRPr="00D305DE" w:rsidRDefault="00D305DE" w:rsidP="00D305DE">
      <w:pPr>
        <w:rPr>
          <w:ins w:id="214" w:author="Microsoft Word" w:date="2025-10-16T13:37:00Z" w16du:dateUtc="2025-10-16T11:37:00Z"/>
        </w:rPr>
      </w:pPr>
      <w:ins w:id="215" w:author="Microsoft Word" w:date="2025-10-16T13:37:00Z" w16du:dateUtc="2025-10-16T11:37:00Z">
        <w:r w:rsidRPr="00D305DE">
          <w:t xml:space="preserve">Crea archivo ask_llama.py con este contenido (ajusta API_URL al </w:t>
        </w:r>
        <w:proofErr w:type="spellStart"/>
        <w:r w:rsidRPr="00D305DE">
          <w:t>endpoint</w:t>
        </w:r>
        <w:proofErr w:type="spellEnd"/>
        <w:r w:rsidRPr="00D305DE">
          <w:t xml:space="preserve"> real):</w:t>
        </w:r>
      </w:ins>
    </w:p>
    <w:p w14:paraId="29B15EDF" w14:textId="77777777" w:rsidR="00D305DE" w:rsidRPr="00D305DE" w:rsidRDefault="00D305DE" w:rsidP="00D305DE">
      <w:pPr>
        <w:rPr>
          <w:ins w:id="216" w:author="Microsoft Word" w:date="2025-10-16T13:37:00Z" w16du:dateUtc="2025-10-16T11:37:00Z"/>
        </w:rPr>
      </w:pPr>
      <w:proofErr w:type="spellStart"/>
      <w:ins w:id="217" w:author="Microsoft Word" w:date="2025-10-16T13:37:00Z" w16du:dateUtc="2025-10-16T11:37:00Z">
        <w:r w:rsidRPr="00D305DE">
          <w:t>import</w:t>
        </w:r>
        <w:proofErr w:type="spellEnd"/>
        <w:r w:rsidRPr="00D305DE">
          <w:t xml:space="preserve"> </w:t>
        </w:r>
        <w:proofErr w:type="spellStart"/>
        <w:r w:rsidRPr="00D305DE">
          <w:t>requests</w:t>
        </w:r>
        <w:proofErr w:type="spellEnd"/>
      </w:ins>
    </w:p>
    <w:p w14:paraId="14915E57" w14:textId="77777777" w:rsidR="00D305DE" w:rsidRPr="00D305DE" w:rsidRDefault="00D305DE" w:rsidP="00D305DE">
      <w:pPr>
        <w:rPr>
          <w:ins w:id="218" w:author="Microsoft Word" w:date="2025-10-16T13:37:00Z" w16du:dateUtc="2025-10-16T11:37:00Z"/>
        </w:rPr>
      </w:pPr>
      <w:proofErr w:type="spellStart"/>
      <w:ins w:id="219" w:author="Microsoft Word" w:date="2025-10-16T13:37:00Z" w16du:dateUtc="2025-10-16T11:37:00Z">
        <w:r w:rsidRPr="00D305DE">
          <w:t>import</w:t>
        </w:r>
        <w:proofErr w:type="spellEnd"/>
        <w:r w:rsidRPr="00D305DE">
          <w:t xml:space="preserve"> </w:t>
        </w:r>
        <w:proofErr w:type="spellStart"/>
        <w:r w:rsidRPr="00D305DE">
          <w:t>json</w:t>
        </w:r>
        <w:proofErr w:type="spellEnd"/>
      </w:ins>
    </w:p>
    <w:p w14:paraId="27DCF477" w14:textId="77777777" w:rsidR="00D305DE" w:rsidRPr="00D305DE" w:rsidRDefault="00D305DE" w:rsidP="00D305DE">
      <w:pPr>
        <w:rPr>
          <w:ins w:id="220" w:author="Microsoft Word" w:date="2025-10-16T13:37:00Z" w16du:dateUtc="2025-10-16T11:37:00Z"/>
        </w:rPr>
      </w:pPr>
    </w:p>
    <w:p w14:paraId="629B504C" w14:textId="77777777" w:rsidR="00D305DE" w:rsidRPr="00D305DE" w:rsidRDefault="00D305DE" w:rsidP="00D305DE">
      <w:pPr>
        <w:rPr>
          <w:ins w:id="221" w:author="Microsoft Word" w:date="2025-10-16T13:37:00Z" w16du:dateUtc="2025-10-16T11:37:00Z"/>
        </w:rPr>
      </w:pPr>
      <w:ins w:id="222" w:author="Microsoft Word" w:date="2025-10-16T13:37:00Z" w16du:dateUtc="2025-10-16T11:37:00Z">
        <w:r w:rsidRPr="00D305DE">
          <w:t>API_URL = "http://localhost:5000/api/</w:t>
        </w:r>
        <w:proofErr w:type="spellStart"/>
        <w:r w:rsidRPr="00D305DE">
          <w:t>generate</w:t>
        </w:r>
        <w:proofErr w:type="spellEnd"/>
        <w:proofErr w:type="gramStart"/>
        <w:r w:rsidRPr="00D305DE">
          <w:t>"  #</w:t>
        </w:r>
        <w:proofErr w:type="gramEnd"/>
        <w:r w:rsidRPr="00D305DE">
          <w:t xml:space="preserve"> AJUSTA si tu server usa otro </w:t>
        </w:r>
        <w:proofErr w:type="spellStart"/>
        <w:r w:rsidRPr="00D305DE">
          <w:t>endpoint</w:t>
        </w:r>
        <w:proofErr w:type="spellEnd"/>
        <w:r w:rsidRPr="00D305DE">
          <w:t>/puerto</w:t>
        </w:r>
      </w:ins>
    </w:p>
    <w:p w14:paraId="7B644FFE" w14:textId="77777777" w:rsidR="00D305DE" w:rsidRPr="00D305DE" w:rsidRDefault="00D305DE" w:rsidP="00D305DE">
      <w:pPr>
        <w:rPr>
          <w:ins w:id="223" w:author="Microsoft Word" w:date="2025-10-16T13:37:00Z" w16du:dateUtc="2025-10-16T11:37:00Z"/>
        </w:rPr>
      </w:pPr>
    </w:p>
    <w:p w14:paraId="525DC20D" w14:textId="77777777" w:rsidR="00D305DE" w:rsidRPr="00D305DE" w:rsidRDefault="00D305DE" w:rsidP="00D305DE">
      <w:pPr>
        <w:rPr>
          <w:ins w:id="224" w:author="Microsoft Word" w:date="2025-10-16T13:37:00Z" w16du:dateUtc="2025-10-16T11:37:00Z"/>
          <w:lang w:val="en-US"/>
        </w:rPr>
      </w:pPr>
      <w:ins w:id="225" w:author="Microsoft Word" w:date="2025-10-16T13:37:00Z" w16du:dateUtc="2025-10-16T11:37:00Z">
        <w:r w:rsidRPr="00D305DE">
          <w:rPr>
            <w:lang w:val="en-US"/>
          </w:rPr>
          <w:t xml:space="preserve">def </w:t>
        </w:r>
        <w:proofErr w:type="gramStart"/>
        <w:r w:rsidRPr="00D305DE">
          <w:rPr>
            <w:lang w:val="en-US"/>
          </w:rPr>
          <w:t>ask(</w:t>
        </w:r>
        <w:proofErr w:type="gramEnd"/>
        <w:r w:rsidRPr="00D305DE">
          <w:rPr>
            <w:lang w:val="en-US"/>
          </w:rPr>
          <w:t>prompt: str):</w:t>
        </w:r>
      </w:ins>
    </w:p>
    <w:p w14:paraId="71EA5372" w14:textId="77777777" w:rsidR="00D305DE" w:rsidRPr="00D305DE" w:rsidRDefault="00D305DE" w:rsidP="00D305DE">
      <w:pPr>
        <w:rPr>
          <w:ins w:id="226" w:author="Microsoft Word" w:date="2025-10-16T13:37:00Z" w16du:dateUtc="2025-10-16T11:37:00Z"/>
          <w:lang w:val="en-US"/>
        </w:rPr>
      </w:pPr>
      <w:ins w:id="227" w:author="Microsoft Word" w:date="2025-10-16T13:37:00Z" w16du:dateUtc="2025-10-16T11:37:00Z">
        <w:r w:rsidRPr="00D305DE">
          <w:rPr>
            <w:lang w:val="en-US"/>
          </w:rPr>
          <w:t xml:space="preserve">    payload = {</w:t>
        </w:r>
      </w:ins>
    </w:p>
    <w:p w14:paraId="45903DBE" w14:textId="77777777" w:rsidR="00D305DE" w:rsidRPr="00D305DE" w:rsidRDefault="00D305DE" w:rsidP="00D305DE">
      <w:pPr>
        <w:rPr>
          <w:ins w:id="228" w:author="Microsoft Word" w:date="2025-10-16T13:37:00Z" w16du:dateUtc="2025-10-16T11:37:00Z"/>
          <w:lang w:val="en-US"/>
        </w:rPr>
      </w:pPr>
      <w:ins w:id="229" w:author="Microsoft Word" w:date="2025-10-16T13:37:00Z" w16du:dateUtc="2025-10-16T11:37:00Z">
        <w:r w:rsidRPr="00D305DE">
          <w:rPr>
            <w:lang w:val="en-US"/>
          </w:rPr>
          <w:t xml:space="preserve">        "prompt": prompt,</w:t>
        </w:r>
      </w:ins>
    </w:p>
    <w:p w14:paraId="499D6948" w14:textId="77777777" w:rsidR="00D305DE" w:rsidRPr="00D305DE" w:rsidRDefault="00D305DE" w:rsidP="00D305DE">
      <w:pPr>
        <w:rPr>
          <w:ins w:id="230" w:author="Microsoft Word" w:date="2025-10-16T13:37:00Z" w16du:dateUtc="2025-10-16T11:37:00Z"/>
          <w:lang w:val="en-US"/>
        </w:rPr>
      </w:pPr>
      <w:ins w:id="231" w:author="Microsoft Word" w:date="2025-10-16T13:37:00Z" w16du:dateUtc="2025-10-16T11:37:00Z">
        <w:r w:rsidRPr="00D305DE">
          <w:rPr>
            <w:lang w:val="en-US"/>
          </w:rPr>
          <w:t xml:space="preserve">        "</w:t>
        </w:r>
        <w:proofErr w:type="spellStart"/>
        <w:proofErr w:type="gramStart"/>
        <w:r w:rsidRPr="00D305DE">
          <w:rPr>
            <w:lang w:val="en-US"/>
          </w:rPr>
          <w:t>max</w:t>
        </w:r>
        <w:proofErr w:type="gramEnd"/>
        <w:r w:rsidRPr="00D305DE">
          <w:rPr>
            <w:lang w:val="en-US"/>
          </w:rPr>
          <w:t>_new_tokens</w:t>
        </w:r>
        <w:proofErr w:type="spellEnd"/>
        <w:r w:rsidRPr="00D305DE">
          <w:rPr>
            <w:lang w:val="en-US"/>
          </w:rPr>
          <w:t>": 200,</w:t>
        </w:r>
      </w:ins>
    </w:p>
    <w:p w14:paraId="36DCBF08" w14:textId="77777777" w:rsidR="00D305DE" w:rsidRPr="00D305DE" w:rsidRDefault="00D305DE" w:rsidP="00D305DE">
      <w:pPr>
        <w:rPr>
          <w:ins w:id="232" w:author="Microsoft Word" w:date="2025-10-16T13:37:00Z" w16du:dateUtc="2025-10-16T11:37:00Z"/>
          <w:lang w:val="en-US"/>
        </w:rPr>
      </w:pPr>
      <w:ins w:id="233" w:author="Microsoft Word" w:date="2025-10-16T13:37:00Z" w16du:dateUtc="2025-10-16T11:37:00Z">
        <w:r w:rsidRPr="00D305DE">
          <w:rPr>
            <w:lang w:val="en-US"/>
          </w:rPr>
          <w:t xml:space="preserve">        "temperature": 0.7</w:t>
        </w:r>
      </w:ins>
    </w:p>
    <w:p w14:paraId="4D996182" w14:textId="77777777" w:rsidR="00D305DE" w:rsidRPr="00D305DE" w:rsidRDefault="00D305DE" w:rsidP="00D305DE">
      <w:pPr>
        <w:rPr>
          <w:ins w:id="234" w:author="Microsoft Word" w:date="2025-10-16T13:37:00Z" w16du:dateUtc="2025-10-16T11:37:00Z"/>
          <w:lang w:val="en-US"/>
        </w:rPr>
      </w:pPr>
      <w:ins w:id="235" w:author="Microsoft Word" w:date="2025-10-16T13:37:00Z" w16du:dateUtc="2025-10-16T11:37:00Z">
        <w:r w:rsidRPr="00D305DE">
          <w:rPr>
            <w:lang w:val="en-US"/>
          </w:rPr>
          <w:t xml:space="preserve">    }</w:t>
        </w:r>
      </w:ins>
    </w:p>
    <w:p w14:paraId="103E9CA2" w14:textId="77777777" w:rsidR="00D305DE" w:rsidRPr="00D305DE" w:rsidRDefault="00D305DE" w:rsidP="00D305DE">
      <w:pPr>
        <w:rPr>
          <w:ins w:id="236" w:author="Microsoft Word" w:date="2025-10-16T13:37:00Z" w16du:dateUtc="2025-10-16T11:37:00Z"/>
          <w:lang w:val="en-US"/>
        </w:rPr>
      </w:pPr>
      <w:ins w:id="237" w:author="Microsoft Word" w:date="2025-10-16T13:37:00Z" w16du:dateUtc="2025-10-16T11:37:00Z">
        <w:r w:rsidRPr="00D305DE">
          <w:rPr>
            <w:lang w:val="en-US"/>
          </w:rPr>
          <w:t xml:space="preserve">    r = </w:t>
        </w:r>
        <w:proofErr w:type="spellStart"/>
        <w:proofErr w:type="gramStart"/>
        <w:r w:rsidRPr="00D305DE">
          <w:rPr>
            <w:lang w:val="en-US"/>
          </w:rPr>
          <w:t>requests.post</w:t>
        </w:r>
        <w:proofErr w:type="spellEnd"/>
        <w:r w:rsidRPr="00D305DE">
          <w:rPr>
            <w:lang w:val="en-US"/>
          </w:rPr>
          <w:t>(</w:t>
        </w:r>
        <w:proofErr w:type="gramEnd"/>
        <w:r w:rsidRPr="00D305DE">
          <w:rPr>
            <w:lang w:val="en-US"/>
          </w:rPr>
          <w:t xml:space="preserve">API_URL, </w:t>
        </w:r>
        <w:proofErr w:type="spellStart"/>
        <w:r w:rsidRPr="00D305DE">
          <w:rPr>
            <w:lang w:val="en-US"/>
          </w:rPr>
          <w:t>json</w:t>
        </w:r>
        <w:proofErr w:type="spellEnd"/>
        <w:r w:rsidRPr="00D305DE">
          <w:rPr>
            <w:lang w:val="en-US"/>
          </w:rPr>
          <w:t>=payload, timeout=120)</w:t>
        </w:r>
      </w:ins>
    </w:p>
    <w:p w14:paraId="4D0BB59D" w14:textId="77777777" w:rsidR="00D305DE" w:rsidRPr="00D305DE" w:rsidRDefault="00D305DE" w:rsidP="00D305DE">
      <w:pPr>
        <w:rPr>
          <w:ins w:id="238" w:author="Microsoft Word" w:date="2025-10-16T13:37:00Z" w16du:dateUtc="2025-10-16T11:37:00Z"/>
          <w:lang w:val="en-US"/>
        </w:rPr>
      </w:pPr>
      <w:ins w:id="239" w:author="Microsoft Word" w:date="2025-10-16T13:37:00Z" w16du:dateUtc="2025-10-16T11:37:00Z">
        <w:r w:rsidRPr="00D305DE">
          <w:rPr>
            <w:lang w:val="en-US"/>
          </w:rPr>
          <w:t xml:space="preserve">    </w:t>
        </w:r>
        <w:proofErr w:type="spellStart"/>
        <w:proofErr w:type="gramStart"/>
        <w:r w:rsidRPr="00D305DE">
          <w:rPr>
            <w:lang w:val="en-US"/>
          </w:rPr>
          <w:t>r.raise</w:t>
        </w:r>
        <w:proofErr w:type="gramEnd"/>
        <w:r w:rsidRPr="00D305DE">
          <w:rPr>
            <w:lang w:val="en-US"/>
          </w:rPr>
          <w:t>_for_</w:t>
        </w:r>
        <w:proofErr w:type="gramStart"/>
        <w:r w:rsidRPr="00D305DE">
          <w:rPr>
            <w:lang w:val="en-US"/>
          </w:rPr>
          <w:t>status</w:t>
        </w:r>
        <w:proofErr w:type="spellEnd"/>
        <w:r w:rsidRPr="00D305DE">
          <w:rPr>
            <w:lang w:val="en-US"/>
          </w:rPr>
          <w:t>(</w:t>
        </w:r>
        <w:proofErr w:type="gramEnd"/>
        <w:r w:rsidRPr="00D305DE">
          <w:rPr>
            <w:lang w:val="en-US"/>
          </w:rPr>
          <w:t>)</w:t>
        </w:r>
      </w:ins>
    </w:p>
    <w:p w14:paraId="55431BCE" w14:textId="77777777" w:rsidR="00D305DE" w:rsidRPr="00D305DE" w:rsidRDefault="00D305DE" w:rsidP="00D305DE">
      <w:pPr>
        <w:rPr>
          <w:ins w:id="240" w:author="Microsoft Word" w:date="2025-10-16T13:37:00Z" w16du:dateUtc="2025-10-16T11:37:00Z"/>
          <w:lang w:val="en-US"/>
        </w:rPr>
      </w:pPr>
      <w:ins w:id="241" w:author="Microsoft Word" w:date="2025-10-16T13:37:00Z" w16du:dateUtc="2025-10-16T11:37:00Z">
        <w:r w:rsidRPr="00D305DE">
          <w:rPr>
            <w:lang w:val="en-US"/>
          </w:rPr>
          <w:t xml:space="preserve">    data = </w:t>
        </w:r>
        <w:proofErr w:type="spellStart"/>
        <w:proofErr w:type="gramStart"/>
        <w:r w:rsidRPr="00D305DE">
          <w:rPr>
            <w:lang w:val="en-US"/>
          </w:rPr>
          <w:t>r.json</w:t>
        </w:r>
        <w:proofErr w:type="spellEnd"/>
        <w:proofErr w:type="gramEnd"/>
        <w:r w:rsidRPr="00D305DE">
          <w:rPr>
            <w:lang w:val="en-US"/>
          </w:rPr>
          <w:t>()</w:t>
        </w:r>
      </w:ins>
    </w:p>
    <w:p w14:paraId="0A8E8A87" w14:textId="77777777" w:rsidR="00D305DE" w:rsidRPr="00D305DE" w:rsidRDefault="00D305DE" w:rsidP="00D305DE">
      <w:pPr>
        <w:rPr>
          <w:ins w:id="242" w:author="Microsoft Word" w:date="2025-10-16T13:37:00Z" w16du:dateUtc="2025-10-16T11:37:00Z"/>
        </w:rPr>
      </w:pPr>
      <w:ins w:id="243" w:author="Microsoft Word" w:date="2025-10-16T13:37:00Z" w16du:dateUtc="2025-10-16T11:37:00Z">
        <w:r w:rsidRPr="00D305DE">
          <w:rPr>
            <w:lang w:val="en-US"/>
          </w:rPr>
          <w:t xml:space="preserve">    </w:t>
        </w:r>
        <w:r w:rsidRPr="00D305DE">
          <w:t># Ajusta según la estructura de la respuesta de tu servidor:</w:t>
        </w:r>
      </w:ins>
    </w:p>
    <w:p w14:paraId="1965049C" w14:textId="77777777" w:rsidR="00D305DE" w:rsidRPr="00D305DE" w:rsidRDefault="00D305DE" w:rsidP="00D305DE">
      <w:pPr>
        <w:rPr>
          <w:ins w:id="244" w:author="Microsoft Word" w:date="2025-10-16T13:37:00Z" w16du:dateUtc="2025-10-16T11:37:00Z"/>
          <w:lang w:val="en-US"/>
        </w:rPr>
      </w:pPr>
      <w:ins w:id="245" w:author="Microsoft Word" w:date="2025-10-16T13:37:00Z" w16du:dateUtc="2025-10-16T11:37:00Z">
        <w:r w:rsidRPr="00D305DE">
          <w:t xml:space="preserve">    </w:t>
        </w:r>
        <w:r w:rsidRPr="00D305DE">
          <w:rPr>
            <w:lang w:val="en-US"/>
          </w:rPr>
          <w:t>if "</w:t>
        </w:r>
        <w:proofErr w:type="spellStart"/>
        <w:r w:rsidRPr="00D305DE">
          <w:rPr>
            <w:lang w:val="en-US"/>
          </w:rPr>
          <w:t>generated_text</w:t>
        </w:r>
        <w:proofErr w:type="spellEnd"/>
        <w:r w:rsidRPr="00D305DE">
          <w:rPr>
            <w:lang w:val="en-US"/>
          </w:rPr>
          <w:t>" in data:</w:t>
        </w:r>
      </w:ins>
    </w:p>
    <w:p w14:paraId="536E848D" w14:textId="77777777" w:rsidR="00D305DE" w:rsidRPr="00D305DE" w:rsidRDefault="00D305DE" w:rsidP="00D305DE">
      <w:pPr>
        <w:rPr>
          <w:ins w:id="246" w:author="Microsoft Word" w:date="2025-10-16T13:37:00Z" w16du:dateUtc="2025-10-16T11:37:00Z"/>
          <w:lang w:val="en-US"/>
        </w:rPr>
      </w:pPr>
      <w:ins w:id="247" w:author="Microsoft Word" w:date="2025-10-16T13:37:00Z" w16du:dateUtc="2025-10-16T11:37:00Z">
        <w:r w:rsidRPr="00D305DE">
          <w:rPr>
            <w:lang w:val="en-US"/>
          </w:rPr>
          <w:t xml:space="preserve">        print(data["</w:t>
        </w:r>
        <w:proofErr w:type="spellStart"/>
        <w:r w:rsidRPr="00D305DE">
          <w:rPr>
            <w:lang w:val="en-US"/>
          </w:rPr>
          <w:t>generated_text</w:t>
        </w:r>
        <w:proofErr w:type="spellEnd"/>
        <w:r w:rsidRPr="00D305DE">
          <w:rPr>
            <w:lang w:val="en-US"/>
          </w:rPr>
          <w:t>"])</w:t>
        </w:r>
      </w:ins>
    </w:p>
    <w:p w14:paraId="51DFF1AF" w14:textId="77777777" w:rsidR="00D305DE" w:rsidRPr="00D305DE" w:rsidRDefault="00D305DE" w:rsidP="00D305DE">
      <w:pPr>
        <w:rPr>
          <w:ins w:id="248" w:author="Microsoft Word" w:date="2025-10-16T13:37:00Z" w16du:dateUtc="2025-10-16T11:37:00Z"/>
          <w:lang w:val="en-US"/>
        </w:rPr>
      </w:pPr>
      <w:ins w:id="249" w:author="Microsoft Word" w:date="2025-10-16T13:37:00Z" w16du:dateUtc="2025-10-16T11:37:00Z">
        <w:r w:rsidRPr="00D305DE">
          <w:rPr>
            <w:lang w:val="en-US"/>
          </w:rPr>
          <w:t xml:space="preserve">    </w:t>
        </w:r>
        <w:proofErr w:type="spellStart"/>
        <w:r w:rsidRPr="00D305DE">
          <w:rPr>
            <w:lang w:val="en-US"/>
          </w:rPr>
          <w:t>elif</w:t>
        </w:r>
        <w:proofErr w:type="spellEnd"/>
        <w:r w:rsidRPr="00D305DE">
          <w:rPr>
            <w:lang w:val="en-US"/>
          </w:rPr>
          <w:t xml:space="preserve"> "results" in data and </w:t>
        </w:r>
        <w:proofErr w:type="spellStart"/>
        <w:r w:rsidRPr="00D305DE">
          <w:rPr>
            <w:lang w:val="en-US"/>
          </w:rPr>
          <w:t>len</w:t>
        </w:r>
        <w:proofErr w:type="spellEnd"/>
        <w:r w:rsidRPr="00D305DE">
          <w:rPr>
            <w:lang w:val="en-US"/>
          </w:rPr>
          <w:t>(data["results"])&gt;0 and "text" in data["results"][0]:</w:t>
        </w:r>
      </w:ins>
    </w:p>
    <w:p w14:paraId="1747A5F6" w14:textId="77777777" w:rsidR="00D305DE" w:rsidRPr="00D305DE" w:rsidRDefault="00D305DE" w:rsidP="00D305DE">
      <w:pPr>
        <w:rPr>
          <w:ins w:id="250" w:author="Microsoft Word" w:date="2025-10-16T13:37:00Z" w16du:dateUtc="2025-10-16T11:37:00Z"/>
          <w:lang w:val="en-US"/>
        </w:rPr>
      </w:pPr>
      <w:ins w:id="251" w:author="Microsoft Word" w:date="2025-10-16T13:37:00Z" w16du:dateUtc="2025-10-16T11:37:00Z">
        <w:r w:rsidRPr="00D305DE">
          <w:rPr>
            <w:lang w:val="en-US"/>
          </w:rPr>
          <w:t xml:space="preserve">        print(data["results"][</w:t>
        </w:r>
        <w:proofErr w:type="gramStart"/>
        <w:r w:rsidRPr="00D305DE">
          <w:rPr>
            <w:lang w:val="en-US"/>
          </w:rPr>
          <w:t>0][</w:t>
        </w:r>
        <w:proofErr w:type="gramEnd"/>
        <w:r w:rsidRPr="00D305DE">
          <w:rPr>
            <w:lang w:val="en-US"/>
          </w:rPr>
          <w:t>"text"])</w:t>
        </w:r>
      </w:ins>
    </w:p>
    <w:p w14:paraId="32B68A9C" w14:textId="77777777" w:rsidR="00D305DE" w:rsidRPr="00D305DE" w:rsidRDefault="00D305DE" w:rsidP="00D305DE">
      <w:pPr>
        <w:rPr>
          <w:ins w:id="252" w:author="Microsoft Word" w:date="2025-10-16T13:37:00Z" w16du:dateUtc="2025-10-16T11:37:00Z"/>
          <w:lang w:val="en-US"/>
        </w:rPr>
      </w:pPr>
      <w:ins w:id="253" w:author="Microsoft Word" w:date="2025-10-16T13:37:00Z" w16du:dateUtc="2025-10-16T11:37:00Z">
        <w:r w:rsidRPr="00D305DE">
          <w:rPr>
            <w:lang w:val="en-US"/>
          </w:rPr>
          <w:t xml:space="preserve">    else:</w:t>
        </w:r>
      </w:ins>
    </w:p>
    <w:p w14:paraId="1FF05E03" w14:textId="77777777" w:rsidR="00D305DE" w:rsidRPr="00D305DE" w:rsidRDefault="00D305DE" w:rsidP="00D305DE">
      <w:pPr>
        <w:rPr>
          <w:ins w:id="254" w:author="Microsoft Word" w:date="2025-10-16T13:37:00Z" w16du:dateUtc="2025-10-16T11:37:00Z"/>
          <w:lang w:val="en-US"/>
        </w:rPr>
      </w:pPr>
      <w:ins w:id="255" w:author="Microsoft Word" w:date="2025-10-16T13:37:00Z" w16du:dateUtc="2025-10-16T11:37:00Z">
        <w:r w:rsidRPr="00D305DE">
          <w:rPr>
            <w:lang w:val="en-US"/>
          </w:rPr>
          <w:t xml:space="preserve">        </w:t>
        </w:r>
        <w:proofErr w:type="gramStart"/>
        <w:r w:rsidRPr="00D305DE">
          <w:rPr>
            <w:lang w:val="en-US"/>
          </w:rPr>
          <w:t>print(</w:t>
        </w:r>
        <w:proofErr w:type="spellStart"/>
        <w:r w:rsidRPr="00D305DE">
          <w:rPr>
            <w:lang w:val="en-US"/>
          </w:rPr>
          <w:t>json.dumps</w:t>
        </w:r>
        <w:proofErr w:type="spellEnd"/>
        <w:proofErr w:type="gramEnd"/>
        <w:r w:rsidRPr="00D305DE">
          <w:rPr>
            <w:lang w:val="en-US"/>
          </w:rPr>
          <w:t>(data, indent=2))</w:t>
        </w:r>
      </w:ins>
    </w:p>
    <w:p w14:paraId="63535CAC" w14:textId="77777777" w:rsidR="00D305DE" w:rsidRPr="00D305DE" w:rsidRDefault="00D305DE" w:rsidP="00D305DE">
      <w:pPr>
        <w:rPr>
          <w:ins w:id="256" w:author="Microsoft Word" w:date="2025-10-16T13:37:00Z" w16du:dateUtc="2025-10-16T11:37:00Z"/>
          <w:lang w:val="en-US"/>
        </w:rPr>
      </w:pPr>
    </w:p>
    <w:p w14:paraId="10172C8C" w14:textId="77777777" w:rsidR="00D305DE" w:rsidRPr="00D305DE" w:rsidRDefault="00D305DE" w:rsidP="00D305DE">
      <w:pPr>
        <w:rPr>
          <w:ins w:id="257" w:author="Microsoft Word" w:date="2025-10-16T13:37:00Z" w16du:dateUtc="2025-10-16T11:37:00Z"/>
          <w:lang w:val="en-US"/>
        </w:rPr>
      </w:pPr>
      <w:ins w:id="258" w:author="Microsoft Word" w:date="2025-10-16T13:37:00Z" w16du:dateUtc="2025-10-16T11:37:00Z">
        <w:r w:rsidRPr="00D305DE">
          <w:rPr>
            <w:lang w:val="en-US"/>
          </w:rPr>
          <w:t>if __name__ == "__main__":</w:t>
        </w:r>
      </w:ins>
    </w:p>
    <w:p w14:paraId="6414A636" w14:textId="77777777" w:rsidR="00D305DE" w:rsidRPr="00D305DE" w:rsidRDefault="00D305DE" w:rsidP="00D305DE">
      <w:pPr>
        <w:rPr>
          <w:ins w:id="259" w:author="Microsoft Word" w:date="2025-10-16T13:37:00Z" w16du:dateUtc="2025-10-16T11:37:00Z"/>
          <w:lang w:val="en-US"/>
        </w:rPr>
      </w:pPr>
      <w:ins w:id="260" w:author="Microsoft Word" w:date="2025-10-16T13:37:00Z" w16du:dateUtc="2025-10-16T11:37:00Z">
        <w:r w:rsidRPr="00D305DE">
          <w:rPr>
            <w:lang w:val="en-US"/>
          </w:rPr>
          <w:t xml:space="preserve">    prompt = </w:t>
        </w:r>
        <w:proofErr w:type="gramStart"/>
        <w:r w:rsidRPr="00D305DE">
          <w:rPr>
            <w:lang w:val="en-US"/>
          </w:rPr>
          <w:t>input(</w:t>
        </w:r>
        <w:proofErr w:type="gramEnd"/>
        <w:r w:rsidRPr="00D305DE">
          <w:rPr>
            <w:lang w:val="en-US"/>
          </w:rPr>
          <w:t>"Prompt: ")</w:t>
        </w:r>
      </w:ins>
    </w:p>
    <w:p w14:paraId="07395E08" w14:textId="77777777" w:rsidR="00D305DE" w:rsidRPr="00D305DE" w:rsidRDefault="00D305DE" w:rsidP="00D305DE">
      <w:pPr>
        <w:rPr>
          <w:ins w:id="261" w:author="Microsoft Word" w:date="2025-10-16T13:37:00Z" w16du:dateUtc="2025-10-16T11:37:00Z"/>
        </w:rPr>
      </w:pPr>
      <w:ins w:id="262" w:author="Microsoft Word" w:date="2025-10-16T13:37:00Z" w16du:dateUtc="2025-10-16T11:37:00Z">
        <w:r w:rsidRPr="00D305DE">
          <w:rPr>
            <w:lang w:val="en-US"/>
          </w:rPr>
          <w:t xml:space="preserve">    </w:t>
        </w:r>
        <w:proofErr w:type="spellStart"/>
        <w:r w:rsidRPr="00D305DE">
          <w:t>ask</w:t>
        </w:r>
        <w:proofErr w:type="spellEnd"/>
        <w:r w:rsidRPr="00D305DE">
          <w:t>(</w:t>
        </w:r>
        <w:proofErr w:type="spellStart"/>
        <w:r w:rsidRPr="00D305DE">
          <w:t>prompt</w:t>
        </w:r>
        <w:proofErr w:type="spellEnd"/>
        <w:r w:rsidRPr="00D305DE">
          <w:t>)</w:t>
        </w:r>
      </w:ins>
    </w:p>
    <w:p w14:paraId="3ED90869" w14:textId="77777777" w:rsidR="00D305DE" w:rsidRPr="00D305DE" w:rsidRDefault="00D305DE" w:rsidP="00D305DE">
      <w:pPr>
        <w:rPr>
          <w:ins w:id="263" w:author="Microsoft Word" w:date="2025-10-16T13:37:00Z" w16du:dateUtc="2025-10-16T11:37:00Z"/>
          <w:b/>
          <w:bCs/>
        </w:rPr>
      </w:pPr>
      <w:ins w:id="264" w:author="Microsoft Word" w:date="2025-10-16T13:37:00Z" w16du:dateUtc="2025-10-16T11:37:00Z">
        <w:r w:rsidRPr="00D305DE">
          <w:rPr>
            <w:b/>
            <w:bCs/>
          </w:rPr>
          <w:t xml:space="preserve">10.4 Ejecutar en VS </w:t>
        </w:r>
        <w:proofErr w:type="spellStart"/>
        <w:r w:rsidRPr="00D305DE">
          <w:rPr>
            <w:b/>
            <w:bCs/>
          </w:rPr>
          <w:t>Code</w:t>
        </w:r>
        <w:proofErr w:type="spellEnd"/>
      </w:ins>
    </w:p>
    <w:p w14:paraId="27248421" w14:textId="77777777" w:rsidR="00D305DE" w:rsidRPr="00D305DE" w:rsidRDefault="00D305DE" w:rsidP="00D305DE">
      <w:pPr>
        <w:rPr>
          <w:ins w:id="265" w:author="Microsoft Word" w:date="2025-10-16T13:37:00Z" w16du:dateUtc="2025-10-16T11:37:00Z"/>
        </w:rPr>
      </w:pPr>
      <w:ins w:id="266" w:author="Microsoft Word" w:date="2025-10-16T13:37:00Z" w16du:dateUtc="2025-10-16T11:37:00Z">
        <w:r w:rsidRPr="00D305DE">
          <w:t xml:space="preserve">Con </w:t>
        </w:r>
        <w:proofErr w:type="spellStart"/>
        <w:proofErr w:type="gramStart"/>
        <w:r w:rsidRPr="00D305DE">
          <w:t>el</w:t>
        </w:r>
        <w:proofErr w:type="spellEnd"/>
        <w:r w:rsidRPr="00D305DE">
          <w:t xml:space="preserve"> .</w:t>
        </w:r>
        <w:proofErr w:type="spellStart"/>
        <w:r w:rsidRPr="00D305DE">
          <w:t>venv</w:t>
        </w:r>
        <w:proofErr w:type="spellEnd"/>
        <w:proofErr w:type="gramEnd"/>
        <w:r w:rsidRPr="00D305DE">
          <w:t xml:space="preserve"> activado:</w:t>
        </w:r>
      </w:ins>
    </w:p>
    <w:p w14:paraId="3EEDB39D" w14:textId="77777777" w:rsidR="00D305DE" w:rsidRPr="00D305DE" w:rsidRDefault="00D305DE" w:rsidP="00D305DE">
      <w:pPr>
        <w:rPr>
          <w:ins w:id="267" w:author="Microsoft Word" w:date="2025-10-16T13:37:00Z" w16du:dateUtc="2025-10-16T11:37:00Z"/>
        </w:rPr>
      </w:pPr>
      <w:proofErr w:type="spellStart"/>
      <w:ins w:id="268" w:author="Microsoft Word" w:date="2025-10-16T13:37:00Z" w16du:dateUtc="2025-10-16T11:37:00Z">
        <w:r w:rsidRPr="00D305DE">
          <w:t>python</w:t>
        </w:r>
        <w:proofErr w:type="spellEnd"/>
        <w:r w:rsidRPr="00D305DE">
          <w:t xml:space="preserve"> ask_llama.py</w:t>
        </w:r>
      </w:ins>
    </w:p>
    <w:p w14:paraId="40106EC5" w14:textId="77777777" w:rsidR="00D305DE" w:rsidRPr="00D305DE" w:rsidRDefault="00D305DE" w:rsidP="00D305DE">
      <w:pPr>
        <w:rPr>
          <w:ins w:id="269" w:author="Microsoft Word" w:date="2025-10-16T13:37:00Z" w16du:dateUtc="2025-10-16T11:37:00Z"/>
        </w:rPr>
      </w:pPr>
      <w:ins w:id="270" w:author="Microsoft Word" w:date="2025-10-16T13:37:00Z" w16du:dateUtc="2025-10-16T11:37:00Z">
        <w:r w:rsidRPr="00D305DE">
          <w:t>Escribe tu pregunta y verás la respuesta.</w:t>
        </w:r>
      </w:ins>
    </w:p>
    <w:p w14:paraId="51764226" w14:textId="77777777" w:rsidR="00D305DE" w:rsidRPr="00D305DE" w:rsidRDefault="00000000" w:rsidP="00D305DE">
      <w:pPr>
        <w:rPr>
          <w:ins w:id="271" w:author="Microsoft Word" w:date="2025-10-16T13:37:00Z" w16du:dateUtc="2025-10-16T11:37:00Z"/>
        </w:rPr>
      </w:pPr>
      <w:ins w:id="272" w:author="Microsoft Word" w:date="2025-10-16T13:37:00Z" w16du:dateUtc="2025-10-16T11:37:00Z">
        <w:r>
          <w:pict w14:anchorId="4F55212A">
            <v:rect id="_x0000_i1035" style="width:0;height:1.5pt" o:hralign="center" o:hrstd="t" o:hr="t" fillcolor="#a0a0a0" stroked="f"/>
          </w:pict>
        </w:r>
      </w:ins>
    </w:p>
    <w:p w14:paraId="40D489B1" w14:textId="77777777" w:rsidR="00D305DE" w:rsidRPr="00D305DE" w:rsidRDefault="00D305DE" w:rsidP="00D305DE">
      <w:pPr>
        <w:rPr>
          <w:ins w:id="273" w:author="Microsoft Word" w:date="2025-10-16T13:37:00Z" w16du:dateUtc="2025-10-16T11:37:00Z"/>
          <w:b/>
          <w:bCs/>
        </w:rPr>
      </w:pPr>
      <w:ins w:id="274" w:author="Microsoft Word" w:date="2025-10-16T13:37:00Z" w16du:dateUtc="2025-10-16T11:37:00Z">
        <w:r w:rsidRPr="00D305DE">
          <w:rPr>
            <w:b/>
            <w:bCs/>
          </w:rPr>
          <w:t xml:space="preserve">11 — Usar REST Client en VS </w:t>
        </w:r>
        <w:proofErr w:type="spellStart"/>
        <w:r w:rsidRPr="00D305DE">
          <w:rPr>
            <w:b/>
            <w:bCs/>
          </w:rPr>
          <w:t>Code</w:t>
        </w:r>
        <w:proofErr w:type="spellEnd"/>
        <w:r w:rsidRPr="00D305DE">
          <w:rPr>
            <w:b/>
            <w:bCs/>
          </w:rPr>
          <w:t xml:space="preserve"> (alternativa)</w:t>
        </w:r>
      </w:ins>
    </w:p>
    <w:p w14:paraId="34B315A1" w14:textId="77777777" w:rsidR="00D305DE" w:rsidRPr="00D305DE" w:rsidRDefault="00D305DE" w:rsidP="00D305DE">
      <w:pPr>
        <w:numPr>
          <w:ilvl w:val="0"/>
          <w:numId w:val="14"/>
        </w:numPr>
        <w:rPr>
          <w:ins w:id="275" w:author="Microsoft Word" w:date="2025-10-16T13:37:00Z" w16du:dateUtc="2025-10-16T11:37:00Z"/>
        </w:rPr>
      </w:pPr>
      <w:ins w:id="276" w:author="Microsoft Word" w:date="2025-10-16T13:37:00Z" w16du:dateUtc="2025-10-16T11:37:00Z">
        <w:r w:rsidRPr="00D305DE">
          <w:t>Instala extensión “REST Client”.</w:t>
        </w:r>
      </w:ins>
    </w:p>
    <w:p w14:paraId="5551A285" w14:textId="77777777" w:rsidR="00D305DE" w:rsidRPr="00D305DE" w:rsidRDefault="00D305DE" w:rsidP="00D305DE">
      <w:pPr>
        <w:numPr>
          <w:ilvl w:val="0"/>
          <w:numId w:val="14"/>
        </w:numPr>
        <w:rPr>
          <w:ins w:id="277" w:author="Microsoft Word" w:date="2025-10-16T13:37:00Z" w16du:dateUtc="2025-10-16T11:37:00Z"/>
        </w:rPr>
      </w:pPr>
      <w:ins w:id="278" w:author="Microsoft Word" w:date="2025-10-16T13:37:00Z" w16du:dateUtc="2025-10-16T11:37:00Z">
        <w:r w:rsidRPr="00D305DE">
          <w:t xml:space="preserve">Crea </w:t>
        </w:r>
        <w:proofErr w:type="spellStart"/>
        <w:proofErr w:type="gramStart"/>
        <w:r w:rsidRPr="00D305DE">
          <w:t>query.http</w:t>
        </w:r>
        <w:proofErr w:type="spellEnd"/>
        <w:proofErr w:type="gramEnd"/>
        <w:r w:rsidRPr="00D305DE">
          <w:t xml:space="preserve"> con:</w:t>
        </w:r>
      </w:ins>
    </w:p>
    <w:p w14:paraId="37D4AAC6" w14:textId="77777777" w:rsidR="00D305DE" w:rsidRPr="00D305DE" w:rsidRDefault="00D305DE" w:rsidP="00D305DE">
      <w:pPr>
        <w:rPr>
          <w:ins w:id="279" w:author="Microsoft Word" w:date="2025-10-16T13:37:00Z" w16du:dateUtc="2025-10-16T11:37:00Z"/>
        </w:rPr>
      </w:pPr>
      <w:ins w:id="280" w:author="Microsoft Word" w:date="2025-10-16T13:37:00Z" w16du:dateUtc="2025-10-16T11:37:00Z">
        <w:r w:rsidRPr="00D305DE">
          <w:t>POST http://localhost:5000/api/generate</w:t>
        </w:r>
      </w:ins>
    </w:p>
    <w:p w14:paraId="74A83B54" w14:textId="77777777" w:rsidR="00D305DE" w:rsidRPr="00D305DE" w:rsidRDefault="00D305DE" w:rsidP="00D305DE">
      <w:pPr>
        <w:rPr>
          <w:ins w:id="281" w:author="Microsoft Word" w:date="2025-10-16T13:37:00Z" w16du:dateUtc="2025-10-16T11:37:00Z"/>
        </w:rPr>
      </w:pPr>
      <w:ins w:id="282" w:author="Microsoft Word" w:date="2025-10-16T13:37:00Z" w16du:dateUtc="2025-10-16T11:37:00Z">
        <w:r w:rsidRPr="00D305DE">
          <w:t>Content-</w:t>
        </w:r>
        <w:proofErr w:type="spellStart"/>
        <w:r w:rsidRPr="00D305DE">
          <w:t>Type</w:t>
        </w:r>
        <w:proofErr w:type="spellEnd"/>
        <w:r w:rsidRPr="00D305DE">
          <w:t xml:space="preserve">: </w:t>
        </w:r>
        <w:proofErr w:type="spellStart"/>
        <w:r w:rsidRPr="00D305DE">
          <w:t>application</w:t>
        </w:r>
        <w:proofErr w:type="spellEnd"/>
        <w:r w:rsidRPr="00D305DE">
          <w:t>/</w:t>
        </w:r>
        <w:proofErr w:type="spellStart"/>
        <w:r w:rsidRPr="00D305DE">
          <w:t>json</w:t>
        </w:r>
        <w:proofErr w:type="spellEnd"/>
      </w:ins>
    </w:p>
    <w:p w14:paraId="74F8F7B4" w14:textId="77777777" w:rsidR="00D305DE" w:rsidRPr="00D305DE" w:rsidRDefault="00D305DE" w:rsidP="00D305DE">
      <w:pPr>
        <w:rPr>
          <w:ins w:id="283" w:author="Microsoft Word" w:date="2025-10-16T13:37:00Z" w16du:dateUtc="2025-10-16T11:37:00Z"/>
        </w:rPr>
      </w:pPr>
    </w:p>
    <w:p w14:paraId="0E43ADB4" w14:textId="77777777" w:rsidR="00D305DE" w:rsidRPr="00D305DE" w:rsidRDefault="00D305DE" w:rsidP="00D305DE">
      <w:pPr>
        <w:rPr>
          <w:ins w:id="284" w:author="Microsoft Word" w:date="2025-10-16T13:37:00Z" w16du:dateUtc="2025-10-16T11:37:00Z"/>
        </w:rPr>
      </w:pPr>
      <w:ins w:id="285" w:author="Microsoft Word" w:date="2025-10-16T13:37:00Z" w16du:dateUtc="2025-10-16T11:37:00Z">
        <w:r w:rsidRPr="00D305DE">
          <w:t>{"</w:t>
        </w:r>
        <w:proofErr w:type="spellStart"/>
        <w:r w:rsidRPr="00D305DE">
          <w:t>prompt</w:t>
        </w:r>
        <w:proofErr w:type="spellEnd"/>
        <w:r w:rsidRPr="00D305DE">
          <w:t>":"Resume en una frase qué es la ciberseguridad","max_new_tokens":100}</w:t>
        </w:r>
      </w:ins>
    </w:p>
    <w:p w14:paraId="556B88DD" w14:textId="77777777" w:rsidR="00D305DE" w:rsidRPr="00D305DE" w:rsidRDefault="00D305DE" w:rsidP="00D305DE">
      <w:pPr>
        <w:numPr>
          <w:ilvl w:val="0"/>
          <w:numId w:val="15"/>
        </w:numPr>
        <w:rPr>
          <w:ins w:id="286" w:author="Microsoft Word" w:date="2025-10-16T13:37:00Z" w16du:dateUtc="2025-10-16T11:37:00Z"/>
        </w:rPr>
      </w:pPr>
      <w:ins w:id="287" w:author="Microsoft Word" w:date="2025-10-16T13:37:00Z" w16du:dateUtc="2025-10-16T11:37:00Z">
        <w:r w:rsidRPr="00D305DE">
          <w:t xml:space="preserve">Haz clic en </w:t>
        </w:r>
        <w:proofErr w:type="spellStart"/>
        <w:r w:rsidRPr="00D305DE">
          <w:t>Send</w:t>
        </w:r>
        <w:proofErr w:type="spellEnd"/>
        <w:r w:rsidRPr="00D305DE">
          <w:t xml:space="preserve"> </w:t>
        </w:r>
        <w:proofErr w:type="spellStart"/>
        <w:r w:rsidRPr="00D305DE">
          <w:t>Request</w:t>
        </w:r>
        <w:proofErr w:type="spellEnd"/>
        <w:r w:rsidRPr="00D305DE">
          <w:t xml:space="preserve"> y verás la respuesta en panel lateral.</w:t>
        </w:r>
      </w:ins>
    </w:p>
    <w:p w14:paraId="196E6226" w14:textId="77777777" w:rsidR="00D305DE" w:rsidRPr="00D305DE" w:rsidRDefault="00000000" w:rsidP="00D305DE">
      <w:pPr>
        <w:rPr>
          <w:ins w:id="288" w:author="Microsoft Word" w:date="2025-10-16T13:37:00Z" w16du:dateUtc="2025-10-16T11:37:00Z"/>
        </w:rPr>
      </w:pPr>
      <w:ins w:id="289" w:author="Microsoft Word" w:date="2025-10-16T13:37:00Z" w16du:dateUtc="2025-10-16T11:37:00Z">
        <w:r>
          <w:pict w14:anchorId="0FE62060">
            <v:rect id="_x0000_i1036" style="width:0;height:1.5pt" o:hralign="center" o:hrstd="t" o:hr="t" fillcolor="#a0a0a0" stroked="f"/>
          </w:pict>
        </w:r>
      </w:ins>
    </w:p>
    <w:p w14:paraId="3AB819CE" w14:textId="77777777" w:rsidR="00D305DE" w:rsidRPr="00D305DE" w:rsidRDefault="00D305DE" w:rsidP="00D305DE">
      <w:pPr>
        <w:rPr>
          <w:ins w:id="290" w:author="Microsoft Word" w:date="2025-10-16T13:37:00Z" w16du:dateUtc="2025-10-16T11:37:00Z"/>
          <w:b/>
          <w:bCs/>
        </w:rPr>
      </w:pPr>
      <w:ins w:id="291" w:author="Microsoft Word" w:date="2025-10-16T13:37:00Z" w16du:dateUtc="2025-10-16T11:37:00Z">
        <w:r w:rsidRPr="00D305DE">
          <w:rPr>
            <w:b/>
            <w:bCs/>
          </w:rPr>
          <w:t>12 — Problemas comunes y soluciones rápidas</w:t>
        </w:r>
      </w:ins>
    </w:p>
    <w:p w14:paraId="43C2D10C" w14:textId="77777777" w:rsidR="00D305DE" w:rsidRPr="00D305DE" w:rsidRDefault="00D305DE" w:rsidP="00D305DE">
      <w:pPr>
        <w:numPr>
          <w:ilvl w:val="0"/>
          <w:numId w:val="16"/>
        </w:numPr>
        <w:rPr>
          <w:ins w:id="292" w:author="Microsoft Word" w:date="2025-10-16T13:37:00Z" w16du:dateUtc="2025-10-16T11:37:00Z"/>
        </w:rPr>
      </w:pPr>
      <w:ins w:id="293" w:author="Microsoft Word" w:date="2025-10-16T13:37:00Z" w16du:dateUtc="2025-10-16T11:37:00Z">
        <w:r w:rsidRPr="00D305DE">
          <w:rPr>
            <w:b/>
            <w:bCs/>
          </w:rPr>
          <w:t xml:space="preserve">No aparecen modelos en la UI / “No </w:t>
        </w:r>
        <w:proofErr w:type="spellStart"/>
        <w:r w:rsidRPr="00D305DE">
          <w:rPr>
            <w:b/>
            <w:bCs/>
          </w:rPr>
          <w:t>model</w:t>
        </w:r>
        <w:proofErr w:type="spellEnd"/>
        <w:r w:rsidRPr="00D305DE">
          <w:rPr>
            <w:b/>
            <w:bCs/>
          </w:rPr>
          <w:t xml:space="preserve"> </w:t>
        </w:r>
        <w:proofErr w:type="spellStart"/>
        <w:r w:rsidRPr="00D305DE">
          <w:rPr>
            <w:b/>
            <w:bCs/>
          </w:rPr>
          <w:t>found</w:t>
        </w:r>
        <w:proofErr w:type="spellEnd"/>
        <w:r w:rsidRPr="00D305DE">
          <w:rPr>
            <w:b/>
            <w:bCs/>
          </w:rPr>
          <w:t>”</w:t>
        </w:r>
      </w:ins>
    </w:p>
    <w:p w14:paraId="23DA91B4" w14:textId="77777777" w:rsidR="00D305DE" w:rsidRPr="00D305DE" w:rsidRDefault="00D305DE" w:rsidP="00D305DE">
      <w:pPr>
        <w:numPr>
          <w:ilvl w:val="1"/>
          <w:numId w:val="16"/>
        </w:numPr>
        <w:rPr>
          <w:ins w:id="294" w:author="Microsoft Word" w:date="2025-10-16T13:37:00Z" w16du:dateUtc="2025-10-16T11:37:00Z"/>
        </w:rPr>
      </w:pPr>
      <w:ins w:id="295" w:author="Microsoft Word" w:date="2025-10-16T13:37:00Z" w16du:dateUtc="2025-10-16T11:37:00Z">
        <w:r w:rsidRPr="00D305DE">
          <w:t>Asegúrate de que los archivos de pesos están en C:\Users\... \llama-</w:t>
        </w:r>
        <w:proofErr w:type="spellStart"/>
        <w:r w:rsidRPr="00D305DE">
          <w:t>docker</w:t>
        </w:r>
        <w:proofErr w:type="spellEnd"/>
        <w:r w:rsidRPr="00D305DE">
          <w:t>\</w:t>
        </w:r>
        <w:proofErr w:type="spellStart"/>
        <w:r w:rsidRPr="00D305DE">
          <w:t>models</w:t>
        </w:r>
        <w:proofErr w:type="spellEnd"/>
        <w:r w:rsidRPr="00D305DE">
          <w:t xml:space="preserve">\ y que la estructura coincide con lo que la imagen espera. Revisa logs: </w:t>
        </w:r>
        <w:proofErr w:type="spellStart"/>
        <w:r w:rsidRPr="00D305DE">
          <w:t>docker</w:t>
        </w:r>
        <w:proofErr w:type="spellEnd"/>
        <w:r w:rsidRPr="00D305DE">
          <w:t xml:space="preserve"> </w:t>
        </w:r>
        <w:proofErr w:type="spellStart"/>
        <w:r w:rsidRPr="00D305DE">
          <w:t>compose</w:t>
        </w:r>
        <w:proofErr w:type="spellEnd"/>
        <w:r w:rsidRPr="00D305DE">
          <w:t xml:space="preserve"> logs </w:t>
        </w:r>
        <w:proofErr w:type="spellStart"/>
        <w:r w:rsidRPr="00D305DE">
          <w:t>tg-webui</w:t>
        </w:r>
        <w:proofErr w:type="spellEnd"/>
        <w:r w:rsidRPr="00D305DE">
          <w:t>.</w:t>
        </w:r>
      </w:ins>
    </w:p>
    <w:p w14:paraId="13145FCA" w14:textId="77777777" w:rsidR="00D305DE" w:rsidRPr="00D305DE" w:rsidRDefault="00D305DE" w:rsidP="00D305DE">
      <w:pPr>
        <w:numPr>
          <w:ilvl w:val="0"/>
          <w:numId w:val="16"/>
        </w:numPr>
        <w:rPr>
          <w:ins w:id="296" w:author="Microsoft Word" w:date="2025-10-16T13:37:00Z" w16du:dateUtc="2025-10-16T11:37:00Z"/>
        </w:rPr>
      </w:pPr>
      <w:ins w:id="297" w:author="Microsoft Word" w:date="2025-10-16T13:37:00Z" w16du:dateUtc="2025-10-16T11:37:00Z">
        <w:r w:rsidRPr="00D305DE">
          <w:rPr>
            <w:b/>
            <w:bCs/>
          </w:rPr>
          <w:t>Contenedor no arranca / OOM</w:t>
        </w:r>
      </w:ins>
    </w:p>
    <w:p w14:paraId="0FAB811B" w14:textId="77777777" w:rsidR="00D305DE" w:rsidRPr="00D305DE" w:rsidRDefault="00D305DE" w:rsidP="00D305DE">
      <w:pPr>
        <w:numPr>
          <w:ilvl w:val="1"/>
          <w:numId w:val="16"/>
        </w:numPr>
        <w:rPr>
          <w:ins w:id="298" w:author="Microsoft Word" w:date="2025-10-16T13:37:00Z" w16du:dateUtc="2025-10-16T11:37:00Z"/>
        </w:rPr>
      </w:pPr>
      <w:ins w:id="299" w:author="Microsoft Word" w:date="2025-10-16T13:37:00Z" w16du:dateUtc="2025-10-16T11:37:00Z">
        <w:r w:rsidRPr="00D305DE">
          <w:t xml:space="preserve">El modelo es muy grande: usa modelo más pequeño o versión </w:t>
        </w:r>
        <w:proofErr w:type="spellStart"/>
        <w:r w:rsidRPr="00D305DE">
          <w:t>quantizada</w:t>
        </w:r>
        <w:proofErr w:type="spellEnd"/>
        <w:r w:rsidRPr="00D305DE">
          <w:t xml:space="preserve"> (</w:t>
        </w:r>
        <w:proofErr w:type="spellStart"/>
        <w:r w:rsidRPr="00D305DE">
          <w:t>ggml</w:t>
        </w:r>
        <w:proofErr w:type="spellEnd"/>
        <w:r w:rsidRPr="00D305DE">
          <w:t>/</w:t>
        </w:r>
        <w:proofErr w:type="spellStart"/>
        <w:r w:rsidRPr="00D305DE">
          <w:t>gguf</w:t>
        </w:r>
        <w:proofErr w:type="spellEnd"/>
        <w:r w:rsidRPr="00D305DE">
          <w:t>) o activa swap/usar GPU.</w:t>
        </w:r>
      </w:ins>
    </w:p>
    <w:p w14:paraId="4184AF8B" w14:textId="77777777" w:rsidR="00D305DE" w:rsidRPr="00D305DE" w:rsidRDefault="00D305DE" w:rsidP="00D305DE">
      <w:pPr>
        <w:numPr>
          <w:ilvl w:val="0"/>
          <w:numId w:val="16"/>
        </w:numPr>
        <w:rPr>
          <w:ins w:id="300" w:author="Microsoft Word" w:date="2025-10-16T13:37:00Z" w16du:dateUtc="2025-10-16T11:37:00Z"/>
        </w:rPr>
      </w:pPr>
      <w:ins w:id="301" w:author="Microsoft Word" w:date="2025-10-16T13:37:00Z" w16du:dateUtc="2025-10-16T11:37:00Z">
        <w:r w:rsidRPr="00D305DE">
          <w:rPr>
            <w:b/>
            <w:bCs/>
          </w:rPr>
          <w:t xml:space="preserve">Permisos / </w:t>
        </w:r>
        <w:proofErr w:type="spellStart"/>
        <w:r w:rsidRPr="00D305DE">
          <w:rPr>
            <w:b/>
            <w:bCs/>
          </w:rPr>
          <w:t>volumenes</w:t>
        </w:r>
        <w:proofErr w:type="spellEnd"/>
      </w:ins>
    </w:p>
    <w:p w14:paraId="1A4F2CF5" w14:textId="77777777" w:rsidR="00D305DE" w:rsidRPr="00D305DE" w:rsidRDefault="00D305DE" w:rsidP="00D305DE">
      <w:pPr>
        <w:numPr>
          <w:ilvl w:val="1"/>
          <w:numId w:val="16"/>
        </w:numPr>
        <w:rPr>
          <w:ins w:id="302" w:author="Microsoft Word" w:date="2025-10-16T13:37:00Z" w16du:dateUtc="2025-10-16T11:37:00Z"/>
        </w:rPr>
      </w:pPr>
      <w:ins w:id="303" w:author="Microsoft Word" w:date="2025-10-16T13:37:00Z" w16du:dateUtc="2025-10-16T11:37:00Z">
        <w:r w:rsidRPr="00D305DE">
          <w:t xml:space="preserve">Si el contenedor no puede leer modelos, prueba desde WSL: sudo </w:t>
        </w:r>
        <w:proofErr w:type="spellStart"/>
        <w:r w:rsidRPr="00D305DE">
          <w:t>chown</w:t>
        </w:r>
        <w:proofErr w:type="spellEnd"/>
        <w:r w:rsidRPr="00D305DE">
          <w:t xml:space="preserve"> -R 1000:1000 /</w:t>
        </w:r>
        <w:proofErr w:type="spellStart"/>
        <w:r w:rsidRPr="00D305DE">
          <w:t>mnt</w:t>
        </w:r>
        <w:proofErr w:type="spellEnd"/>
        <w:r w:rsidRPr="00D305DE">
          <w:t>/c/</w:t>
        </w:r>
        <w:proofErr w:type="spellStart"/>
        <w:r w:rsidRPr="00D305DE">
          <w:t>Users</w:t>
        </w:r>
        <w:proofErr w:type="spellEnd"/>
        <w:r w:rsidRPr="00D305DE">
          <w:t>/.../llama-</w:t>
        </w:r>
        <w:proofErr w:type="spellStart"/>
        <w:r w:rsidRPr="00D305DE">
          <w:t>docker</w:t>
        </w:r>
        <w:proofErr w:type="spellEnd"/>
        <w:r w:rsidRPr="00D305DE">
          <w:t>/</w:t>
        </w:r>
        <w:proofErr w:type="spellStart"/>
        <w:r w:rsidRPr="00D305DE">
          <w:t>models</w:t>
        </w:r>
        <w:proofErr w:type="spellEnd"/>
        <w:r w:rsidRPr="00D305DE">
          <w:t xml:space="preserve"> (o ajusta usuario del contenedor).</w:t>
        </w:r>
      </w:ins>
    </w:p>
    <w:p w14:paraId="6A7C7517" w14:textId="77777777" w:rsidR="00D305DE" w:rsidRPr="00D305DE" w:rsidRDefault="00D305DE" w:rsidP="00D305DE">
      <w:pPr>
        <w:numPr>
          <w:ilvl w:val="0"/>
          <w:numId w:val="16"/>
        </w:numPr>
        <w:rPr>
          <w:ins w:id="304" w:author="Microsoft Word" w:date="2025-10-16T13:37:00Z" w16du:dateUtc="2025-10-16T11:37:00Z"/>
        </w:rPr>
      </w:pPr>
      <w:proofErr w:type="spellStart"/>
      <w:ins w:id="305" w:author="Microsoft Word" w:date="2025-10-16T13:37:00Z" w16du:dateUtc="2025-10-16T11:37:00Z">
        <w:r w:rsidRPr="00D305DE">
          <w:rPr>
            <w:b/>
            <w:bCs/>
          </w:rPr>
          <w:t>Endpoint</w:t>
        </w:r>
        <w:proofErr w:type="spellEnd"/>
        <w:r w:rsidRPr="00D305DE">
          <w:rPr>
            <w:b/>
            <w:bCs/>
          </w:rPr>
          <w:t xml:space="preserve"> diferente</w:t>
        </w:r>
      </w:ins>
    </w:p>
    <w:p w14:paraId="43A4D523" w14:textId="77777777" w:rsidR="00D305DE" w:rsidRPr="00D305DE" w:rsidRDefault="00D305DE" w:rsidP="00D305DE">
      <w:pPr>
        <w:numPr>
          <w:ilvl w:val="1"/>
          <w:numId w:val="16"/>
        </w:numPr>
        <w:rPr>
          <w:ins w:id="306" w:author="Microsoft Word" w:date="2025-10-16T13:37:00Z" w16du:dateUtc="2025-10-16T11:37:00Z"/>
        </w:rPr>
      </w:pPr>
      <w:ins w:id="307" w:author="Microsoft Word" w:date="2025-10-16T13:37:00Z" w16du:dateUtc="2025-10-16T11:37:00Z">
        <w:r w:rsidRPr="00D305DE">
          <w:t xml:space="preserve">Lee logs del contenedor o la documentación de la imagen: </w:t>
        </w:r>
        <w:proofErr w:type="spellStart"/>
        <w:r w:rsidRPr="00D305DE">
          <w:t>docker</w:t>
        </w:r>
        <w:proofErr w:type="spellEnd"/>
        <w:r w:rsidRPr="00D305DE">
          <w:t xml:space="preserve"> </w:t>
        </w:r>
        <w:proofErr w:type="spellStart"/>
        <w:r w:rsidRPr="00D305DE">
          <w:t>compose</w:t>
        </w:r>
        <w:proofErr w:type="spellEnd"/>
        <w:r w:rsidRPr="00D305DE">
          <w:t xml:space="preserve"> logs -f </w:t>
        </w:r>
        <w:proofErr w:type="spellStart"/>
        <w:r w:rsidRPr="00D305DE">
          <w:t>tg-webui</w:t>
        </w:r>
        <w:proofErr w:type="spellEnd"/>
        <w:r w:rsidRPr="00D305DE">
          <w:t>.</w:t>
        </w:r>
      </w:ins>
    </w:p>
    <w:p w14:paraId="25917B21" w14:textId="77777777" w:rsidR="00D305DE" w:rsidRPr="00D305DE" w:rsidRDefault="00D305DE" w:rsidP="00D305DE">
      <w:pPr>
        <w:numPr>
          <w:ilvl w:val="0"/>
          <w:numId w:val="16"/>
        </w:numPr>
        <w:rPr>
          <w:ins w:id="308" w:author="Microsoft Word" w:date="2025-10-16T13:37:00Z" w16du:dateUtc="2025-10-16T11:37:00Z"/>
        </w:rPr>
      </w:pPr>
      <w:ins w:id="309" w:author="Microsoft Word" w:date="2025-10-16T13:37:00Z" w16du:dateUtc="2025-10-16T11:37:00Z">
        <w:r w:rsidRPr="00D305DE">
          <w:rPr>
            <w:b/>
            <w:bCs/>
          </w:rPr>
          <w:t>GPU no detectada</w:t>
        </w:r>
      </w:ins>
    </w:p>
    <w:p w14:paraId="592D6B8A" w14:textId="77777777" w:rsidR="00D305DE" w:rsidRPr="00D305DE" w:rsidRDefault="00D305DE" w:rsidP="00D305DE">
      <w:pPr>
        <w:numPr>
          <w:ilvl w:val="1"/>
          <w:numId w:val="16"/>
        </w:numPr>
        <w:rPr>
          <w:ins w:id="310" w:author="Microsoft Word" w:date="2025-10-16T13:37:00Z" w16du:dateUtc="2025-10-16T11:37:00Z"/>
        </w:rPr>
      </w:pPr>
      <w:ins w:id="311" w:author="Microsoft Word" w:date="2025-10-16T13:37:00Z" w16du:dateUtc="2025-10-16T11:37:00Z">
        <w:r w:rsidRPr="00D305DE">
          <w:t xml:space="preserve">Comprueba </w:t>
        </w:r>
        <w:proofErr w:type="spellStart"/>
        <w:r w:rsidRPr="00D305DE">
          <w:t>nvidia-smi</w:t>
        </w:r>
        <w:proofErr w:type="spellEnd"/>
        <w:r w:rsidRPr="00D305DE">
          <w:t xml:space="preserve"> en WSL y que Docker Desktop permite integración con WSL. Revisa drivers NVIDIA para WSL instalados.</w:t>
        </w:r>
      </w:ins>
    </w:p>
    <w:p w14:paraId="3E838312" w14:textId="77777777" w:rsidR="00D305DE" w:rsidRPr="00D305DE" w:rsidRDefault="00000000" w:rsidP="00D305DE">
      <w:pPr>
        <w:rPr>
          <w:ins w:id="312" w:author="Microsoft Word" w:date="2025-10-16T13:37:00Z" w16du:dateUtc="2025-10-16T11:37:00Z"/>
        </w:rPr>
      </w:pPr>
      <w:ins w:id="313" w:author="Microsoft Word" w:date="2025-10-16T13:37:00Z" w16du:dateUtc="2025-10-16T11:37:00Z">
        <w:r>
          <w:pict w14:anchorId="0A74CDBB">
            <v:rect id="_x0000_i1037" style="width:0;height:1.5pt" o:hralign="center" o:hrstd="t" o:hr="t" fillcolor="#a0a0a0" stroked="f"/>
          </w:pict>
        </w:r>
      </w:ins>
    </w:p>
    <w:p w14:paraId="56481FA1" w14:textId="77777777" w:rsidR="00D305DE" w:rsidRPr="00D305DE" w:rsidRDefault="00D305DE" w:rsidP="00D305DE">
      <w:pPr>
        <w:rPr>
          <w:ins w:id="314" w:author="Microsoft Word" w:date="2025-10-16T13:37:00Z" w16du:dateUtc="2025-10-16T11:37:00Z"/>
          <w:b/>
          <w:bCs/>
        </w:rPr>
      </w:pPr>
      <w:ins w:id="315" w:author="Microsoft Word" w:date="2025-10-16T13:37:00Z" w16du:dateUtc="2025-10-16T11:37:00Z">
        <w:r w:rsidRPr="00D305DE">
          <w:rPr>
            <w:b/>
            <w:bCs/>
          </w:rPr>
          <w:t>13 — Seguridad / producción</w:t>
        </w:r>
      </w:ins>
    </w:p>
    <w:p w14:paraId="27F25861" w14:textId="77777777" w:rsidR="00D305DE" w:rsidRPr="00D305DE" w:rsidRDefault="00D305DE" w:rsidP="00D305DE">
      <w:pPr>
        <w:numPr>
          <w:ilvl w:val="0"/>
          <w:numId w:val="17"/>
        </w:numPr>
        <w:rPr>
          <w:ins w:id="316" w:author="Microsoft Word" w:date="2025-10-16T13:37:00Z" w16du:dateUtc="2025-10-16T11:37:00Z"/>
        </w:rPr>
      </w:pPr>
      <w:ins w:id="317" w:author="Microsoft Word" w:date="2025-10-16T13:37:00Z" w16du:dateUtc="2025-10-16T11:37:00Z">
        <w:r w:rsidRPr="00D305DE">
          <w:t>No expongas http://localhost:7860 a Internet. Si lo necesitas, monta un proxy con autentificación y TLS (</w:t>
        </w:r>
        <w:proofErr w:type="spellStart"/>
        <w:r w:rsidRPr="00D305DE">
          <w:t>nginx</w:t>
        </w:r>
        <w:proofErr w:type="spellEnd"/>
        <w:r w:rsidRPr="00D305DE">
          <w:t xml:space="preserve"> con certificados) y límites de acceso.</w:t>
        </w:r>
      </w:ins>
    </w:p>
    <w:p w14:paraId="17354281" w14:textId="77777777" w:rsidR="00D305DE" w:rsidRPr="00D305DE" w:rsidRDefault="00D305DE" w:rsidP="00D305DE">
      <w:pPr>
        <w:numPr>
          <w:ilvl w:val="0"/>
          <w:numId w:val="17"/>
        </w:numPr>
        <w:rPr>
          <w:ins w:id="318" w:author="Microsoft Word" w:date="2025-10-16T13:37:00Z" w16du:dateUtc="2025-10-16T11:37:00Z"/>
        </w:rPr>
      </w:pPr>
      <w:ins w:id="319" w:author="Microsoft Word" w:date="2025-10-16T13:37:00Z" w16du:dateUtc="2025-10-16T11:37:00Z">
        <w:r w:rsidRPr="00D305DE">
          <w:t xml:space="preserve">Añade autenticación en la </w:t>
        </w:r>
        <w:proofErr w:type="spellStart"/>
        <w:r w:rsidRPr="00D305DE">
          <w:t>WebUI</w:t>
        </w:r>
        <w:proofErr w:type="spellEnd"/>
        <w:r w:rsidRPr="00D305DE">
          <w:t xml:space="preserve"> o coloca el servidor detrás de VPN.</w:t>
        </w:r>
      </w:ins>
    </w:p>
    <w:p w14:paraId="71450A5B" w14:textId="77777777" w:rsidR="00D305DE" w:rsidRPr="00D305DE" w:rsidRDefault="00D305DE" w:rsidP="00D305DE">
      <w:pPr>
        <w:numPr>
          <w:ilvl w:val="0"/>
          <w:numId w:val="17"/>
        </w:numPr>
        <w:rPr>
          <w:ins w:id="320" w:author="Microsoft Word" w:date="2025-10-16T13:37:00Z" w16du:dateUtc="2025-10-16T11:37:00Z"/>
        </w:rPr>
      </w:pPr>
      <w:ins w:id="321" w:author="Microsoft Word" w:date="2025-10-16T13:37:00Z" w16du:dateUtc="2025-10-16T11:37:00Z">
        <w:r w:rsidRPr="00D305DE">
          <w:t>Respeta licencias de los pesos.</w:t>
        </w:r>
      </w:ins>
    </w:p>
    <w:p w14:paraId="00AB2772" w14:textId="77777777" w:rsidR="00D305DE" w:rsidRPr="00D305DE" w:rsidRDefault="00000000" w:rsidP="00D305DE">
      <w:pPr>
        <w:rPr>
          <w:ins w:id="322" w:author="Microsoft Word" w:date="2025-10-16T13:37:00Z" w16du:dateUtc="2025-10-16T11:37:00Z"/>
        </w:rPr>
      </w:pPr>
      <w:ins w:id="323" w:author="Microsoft Word" w:date="2025-10-16T13:37:00Z" w16du:dateUtc="2025-10-16T11:37:00Z">
        <w:r>
          <w:pict w14:anchorId="3E054405">
            <v:rect id="_x0000_i1038" style="width:0;height:1.5pt" o:hralign="center" o:hrstd="t" o:hr="t" fillcolor="#a0a0a0" stroked="f"/>
          </w:pict>
        </w:r>
      </w:ins>
    </w:p>
    <w:p w14:paraId="4114E08F" w14:textId="77777777" w:rsidR="00D305DE" w:rsidRPr="00D305DE" w:rsidRDefault="00D305DE" w:rsidP="00D305DE">
      <w:pPr>
        <w:rPr>
          <w:ins w:id="324" w:author="Microsoft Word" w:date="2025-10-16T13:37:00Z" w16du:dateUtc="2025-10-16T11:37:00Z"/>
          <w:b/>
          <w:bCs/>
        </w:rPr>
      </w:pPr>
      <w:ins w:id="325" w:author="Microsoft Word" w:date="2025-10-16T13:37:00Z" w16du:dateUtc="2025-10-16T11:37:00Z">
        <w:r w:rsidRPr="00D305DE">
          <w:rPr>
            <w:b/>
            <w:bCs/>
          </w:rPr>
          <w:t xml:space="preserve">14 — </w:t>
        </w:r>
        <w:proofErr w:type="spellStart"/>
        <w:r w:rsidRPr="00D305DE">
          <w:rPr>
            <w:b/>
            <w:bCs/>
          </w:rPr>
          <w:t>Checklist</w:t>
        </w:r>
        <w:proofErr w:type="spellEnd"/>
        <w:r w:rsidRPr="00D305DE">
          <w:rPr>
            <w:b/>
            <w:bCs/>
          </w:rPr>
          <w:t xml:space="preserve"> final (para ejecutar ahora mismo)</w:t>
        </w:r>
      </w:ins>
    </w:p>
    <w:p w14:paraId="58F7A4DE" w14:textId="77777777" w:rsidR="00D305DE" w:rsidRPr="00D305DE" w:rsidRDefault="00D305DE" w:rsidP="00D305DE">
      <w:pPr>
        <w:numPr>
          <w:ilvl w:val="0"/>
          <w:numId w:val="18"/>
        </w:numPr>
        <w:rPr>
          <w:ins w:id="326" w:author="Microsoft Word" w:date="2025-10-16T13:37:00Z" w16du:dateUtc="2025-10-16T11:37:00Z"/>
        </w:rPr>
      </w:pPr>
      <w:ins w:id="327" w:author="Microsoft Word" w:date="2025-10-16T13:37:00Z" w16du:dateUtc="2025-10-16T11:37:00Z">
        <w:r w:rsidRPr="00D305DE">
          <w:t>Tener Docker Desktop instalado y WSL2 habilitado.</w:t>
        </w:r>
      </w:ins>
    </w:p>
    <w:p w14:paraId="2F7CB290" w14:textId="77777777" w:rsidR="00D305DE" w:rsidRPr="00D305DE" w:rsidRDefault="00D305DE" w:rsidP="00D305DE">
      <w:pPr>
        <w:numPr>
          <w:ilvl w:val="0"/>
          <w:numId w:val="18"/>
        </w:numPr>
        <w:rPr>
          <w:ins w:id="328" w:author="Microsoft Word" w:date="2025-10-16T13:37:00Z" w16du:dateUtc="2025-10-16T11:37:00Z"/>
        </w:rPr>
      </w:pPr>
      <w:ins w:id="329" w:author="Microsoft Word" w:date="2025-10-16T13:37:00Z" w16du:dateUtc="2025-10-16T11:37:00Z">
        <w:r w:rsidRPr="00D305DE">
          <w:t>Tener C:\Users\... \llama-</w:t>
        </w:r>
        <w:proofErr w:type="spellStart"/>
        <w:r w:rsidRPr="00D305DE">
          <w:t>docker</w:t>
        </w:r>
        <w:proofErr w:type="spellEnd"/>
        <w:r w:rsidRPr="00D305DE">
          <w:t>\</w:t>
        </w:r>
        <w:proofErr w:type="spellStart"/>
        <w:r w:rsidRPr="00D305DE">
          <w:t>models</w:t>
        </w:r>
        <w:proofErr w:type="spellEnd"/>
        <w:r w:rsidRPr="00D305DE">
          <w:t>\ con pesos legales.</w:t>
        </w:r>
      </w:ins>
    </w:p>
    <w:p w14:paraId="5DDB16F4" w14:textId="77777777" w:rsidR="00D305DE" w:rsidRPr="00D305DE" w:rsidRDefault="00D305DE" w:rsidP="00D305DE">
      <w:pPr>
        <w:numPr>
          <w:ilvl w:val="0"/>
          <w:numId w:val="18"/>
        </w:numPr>
        <w:rPr>
          <w:ins w:id="330" w:author="Microsoft Word" w:date="2025-10-16T13:37:00Z" w16du:dateUtc="2025-10-16T11:37:00Z"/>
        </w:rPr>
      </w:pPr>
      <w:ins w:id="331" w:author="Microsoft Word" w:date="2025-10-16T13:37:00Z" w16du:dateUtc="2025-10-16T11:37:00Z">
        <w:r w:rsidRPr="00D305DE">
          <w:t xml:space="preserve">Crear </w:t>
        </w:r>
        <w:proofErr w:type="spellStart"/>
        <w:r w:rsidRPr="00D305DE">
          <w:t>docker-compose.yml</w:t>
        </w:r>
        <w:proofErr w:type="spellEnd"/>
        <w:r w:rsidRPr="00D305DE">
          <w:t xml:space="preserve"> en la carpeta.</w:t>
        </w:r>
      </w:ins>
    </w:p>
    <w:p w14:paraId="390C63E9" w14:textId="77777777" w:rsidR="00D305DE" w:rsidRPr="00D305DE" w:rsidRDefault="00D305DE" w:rsidP="00D305DE">
      <w:pPr>
        <w:numPr>
          <w:ilvl w:val="0"/>
          <w:numId w:val="18"/>
        </w:numPr>
        <w:rPr>
          <w:ins w:id="332" w:author="Microsoft Word" w:date="2025-10-16T13:37:00Z" w16du:dateUtc="2025-10-16T11:37:00Z"/>
        </w:rPr>
      </w:pPr>
      <w:proofErr w:type="spellStart"/>
      <w:ins w:id="333" w:author="Microsoft Word" w:date="2025-10-16T13:37:00Z" w16du:dateUtc="2025-10-16T11:37:00Z">
        <w:r w:rsidRPr="00D305DE">
          <w:t>docker</w:t>
        </w:r>
        <w:proofErr w:type="spellEnd"/>
        <w:r w:rsidRPr="00D305DE">
          <w:t xml:space="preserve"> </w:t>
        </w:r>
        <w:proofErr w:type="spellStart"/>
        <w:r w:rsidRPr="00D305DE">
          <w:t>compose</w:t>
        </w:r>
        <w:proofErr w:type="spellEnd"/>
        <w:r w:rsidRPr="00D305DE">
          <w:t xml:space="preserve"> up -d.</w:t>
        </w:r>
      </w:ins>
    </w:p>
    <w:p w14:paraId="2B61B03F" w14:textId="77777777" w:rsidR="00D305DE" w:rsidRPr="00D305DE" w:rsidRDefault="00D305DE" w:rsidP="00D305DE">
      <w:pPr>
        <w:numPr>
          <w:ilvl w:val="0"/>
          <w:numId w:val="18"/>
        </w:numPr>
        <w:rPr>
          <w:ins w:id="334" w:author="Microsoft Word" w:date="2025-10-16T13:37:00Z" w16du:dateUtc="2025-10-16T11:37:00Z"/>
        </w:rPr>
      </w:pPr>
      <w:ins w:id="335" w:author="Microsoft Word" w:date="2025-10-16T13:37:00Z" w16du:dateUtc="2025-10-16T11:37:00Z">
        <w:r w:rsidRPr="00D305DE">
          <w:t>Abrir http://localhost:7860.</w:t>
        </w:r>
      </w:ins>
    </w:p>
    <w:p w14:paraId="5DB3291E" w14:textId="77777777" w:rsidR="00D305DE" w:rsidRPr="00D305DE" w:rsidRDefault="00D305DE" w:rsidP="00D305DE">
      <w:pPr>
        <w:numPr>
          <w:ilvl w:val="0"/>
          <w:numId w:val="18"/>
        </w:numPr>
        <w:rPr>
          <w:ins w:id="336" w:author="Microsoft Word" w:date="2025-10-16T13:37:00Z" w16du:dateUtc="2025-10-16T11:37:00Z"/>
        </w:rPr>
      </w:pPr>
      <w:ins w:id="337" w:author="Microsoft Word" w:date="2025-10-16T13:37:00Z" w16du:dateUtc="2025-10-16T11:37:00Z">
        <w:r w:rsidRPr="00D305DE">
          <w:t xml:space="preserve">En VS </w:t>
        </w:r>
        <w:proofErr w:type="spellStart"/>
        <w:r w:rsidRPr="00D305DE">
          <w:t>Code</w:t>
        </w:r>
        <w:proofErr w:type="spellEnd"/>
        <w:r w:rsidRPr="00D305DE">
          <w:t xml:space="preserve"> crear ask_llama.py y ejecutar.</w:t>
        </w:r>
      </w:ins>
    </w:p>
    <w:p w14:paraId="3D3D41A2" w14:textId="77777777" w:rsidR="00D305DE" w:rsidRPr="00D305DE" w:rsidRDefault="00000000" w:rsidP="00D305DE">
      <w:pPr>
        <w:rPr>
          <w:ins w:id="338" w:author="Microsoft Word" w:date="2025-10-16T13:37:00Z" w16du:dateUtc="2025-10-16T11:37:00Z"/>
        </w:rPr>
      </w:pPr>
      <w:ins w:id="339" w:author="Microsoft Word" w:date="2025-10-16T13:37:00Z" w16du:dateUtc="2025-10-16T11:37:00Z">
        <w:r>
          <w:pict w14:anchorId="6B0F396C">
            <v:rect id="_x0000_i1039" style="width:0;height:1.5pt" o:hralign="center" o:hrstd="t" o:hr="t" fillcolor="#a0a0a0" stroked="f"/>
          </w:pict>
        </w:r>
      </w:ins>
    </w:p>
    <w:p w14:paraId="720BC69B" w14:textId="77777777" w:rsidR="00D305DE" w:rsidRPr="00D305DE" w:rsidRDefault="00D305DE" w:rsidP="00D305DE">
      <w:pPr>
        <w:rPr>
          <w:ins w:id="340" w:author="Microsoft Word" w:date="2025-10-16T13:37:00Z" w16du:dateUtc="2025-10-16T11:37:00Z"/>
        </w:rPr>
      </w:pPr>
      <w:ins w:id="341" w:author="Microsoft Word" w:date="2025-10-16T13:37:00Z" w16du:dateUtc="2025-10-16T11:37:00Z">
        <w:r w:rsidRPr="00D305DE">
          <w:t xml:space="preserve">Si quieres ahora mismo </w:t>
        </w:r>
        <w:r w:rsidRPr="00D305DE">
          <w:rPr>
            <w:b/>
            <w:bCs/>
          </w:rPr>
          <w:t>te genero</w:t>
        </w:r>
        <w:r w:rsidRPr="00D305DE">
          <w:t xml:space="preserve"> cualquiera de estos tres elementos listos para pegar y usar en Windows:</w:t>
        </w:r>
      </w:ins>
    </w:p>
    <w:p w14:paraId="48CF1195" w14:textId="77777777" w:rsidR="00D305DE" w:rsidRPr="00D305DE" w:rsidRDefault="00D305DE" w:rsidP="00D305DE">
      <w:pPr>
        <w:rPr>
          <w:ins w:id="342" w:author="Microsoft Word" w:date="2025-10-16T13:37:00Z" w16du:dateUtc="2025-10-16T11:37:00Z"/>
        </w:rPr>
      </w:pPr>
      <w:ins w:id="343" w:author="Microsoft Word" w:date="2025-10-16T13:37:00Z" w16du:dateUtc="2025-10-16T11:37:00Z">
        <w:r w:rsidRPr="00D305DE">
          <w:t xml:space="preserve">A) </w:t>
        </w:r>
        <w:proofErr w:type="spellStart"/>
        <w:r w:rsidRPr="00D305DE">
          <w:t>docker-compose.yml</w:t>
        </w:r>
        <w:proofErr w:type="spellEnd"/>
        <w:r w:rsidRPr="00D305DE">
          <w:t xml:space="preserve"> configurado específicamente para </w:t>
        </w:r>
        <w:proofErr w:type="spellStart"/>
        <w:r w:rsidRPr="00D305DE">
          <w:rPr>
            <w:b/>
            <w:bCs/>
          </w:rPr>
          <w:t>oobabooga</w:t>
        </w:r>
        <w:proofErr w:type="spellEnd"/>
        <w:r w:rsidRPr="00D305DE">
          <w:rPr>
            <w:b/>
            <w:bCs/>
          </w:rPr>
          <w:t>/</w:t>
        </w:r>
        <w:proofErr w:type="spellStart"/>
        <w:r w:rsidRPr="00D305DE">
          <w:rPr>
            <w:b/>
            <w:bCs/>
          </w:rPr>
          <w:t>text-generation-webui</w:t>
        </w:r>
        <w:proofErr w:type="spellEnd"/>
        <w:r w:rsidRPr="00D305DE">
          <w:t xml:space="preserve"> (ya lo puse arriba, pero lo adapto si quieres opciones).</w:t>
        </w:r>
        <w:r w:rsidRPr="00D305DE">
          <w:br/>
          <w:t xml:space="preserve">B) ask_llama.py adaptado al </w:t>
        </w:r>
        <w:proofErr w:type="spellStart"/>
        <w:r w:rsidRPr="00D305DE">
          <w:t>endpoint</w:t>
        </w:r>
        <w:proofErr w:type="spellEnd"/>
        <w:r w:rsidRPr="00D305DE">
          <w:t xml:space="preserve"> real que tu contenedor esté ofreciendo (dime si el </w:t>
        </w:r>
        <w:proofErr w:type="spellStart"/>
        <w:r w:rsidRPr="00D305DE">
          <w:t>endpoint</w:t>
        </w:r>
        <w:proofErr w:type="spellEnd"/>
        <w:r w:rsidRPr="00D305DE">
          <w:t xml:space="preserve"> es /api/</w:t>
        </w:r>
        <w:proofErr w:type="spellStart"/>
        <w:r w:rsidRPr="00D305DE">
          <w:t>generate</w:t>
        </w:r>
        <w:proofErr w:type="spellEnd"/>
        <w:r w:rsidRPr="00D305DE">
          <w:t>, /api/</w:t>
        </w:r>
        <w:proofErr w:type="spellStart"/>
        <w:r w:rsidRPr="00D305DE">
          <w:t>predict</w:t>
        </w:r>
        <w:proofErr w:type="spellEnd"/>
        <w:r w:rsidRPr="00D305DE">
          <w:t>/, u otro — si lo ignoras, te doy la versión más común y cómo inspeccionar respuesta).</w:t>
        </w:r>
        <w:r w:rsidRPr="00D305DE">
          <w:br/>
          <w:t>C) Pasos exactos para instalar drivers NVIDIA para WSL en tu versión concreta de Windows (necesito saber si usas Windows 10 o 11; si no me dices, te doy la guía de Windows 11 compatible).</w:t>
        </w:r>
      </w:ins>
    </w:p>
    <w:p w14:paraId="5E26E961" w14:textId="77777777" w:rsidR="008D44F4" w:rsidRDefault="008D44F4"/>
    <w:p w14:paraId="56B29731" w14:textId="77777777" w:rsidR="00156BC7" w:rsidRDefault="00156BC7"/>
    <w:p w14:paraId="081562FE" w14:textId="0A89A70B" w:rsidR="00156BC7" w:rsidRPr="00156BC7" w:rsidRDefault="00156BC7">
      <w:pPr>
        <w:rPr>
          <w:b/>
          <w:bCs/>
        </w:rPr>
      </w:pPr>
      <w:r w:rsidRPr="00156BC7">
        <w:rPr>
          <w:b/>
          <w:bCs/>
        </w:rPr>
        <w:t>Instalar Docker en Linux</w:t>
      </w:r>
      <w:r>
        <w:rPr>
          <w:b/>
          <w:bCs/>
        </w:rPr>
        <w:t xml:space="preserve"> (paso a paso)</w:t>
      </w:r>
    </w:p>
    <w:p w14:paraId="6A3900BE" w14:textId="211D5BE4" w:rsidR="00156BC7" w:rsidRDefault="00156BC7">
      <w:r w:rsidRPr="00156BC7">
        <w:t xml:space="preserve">sudo </w:t>
      </w:r>
      <w:proofErr w:type="spellStart"/>
      <w:r w:rsidRPr="00156BC7">
        <w:t>apt</w:t>
      </w:r>
      <w:proofErr w:type="spellEnd"/>
      <w:r w:rsidRPr="00156BC7">
        <w:t xml:space="preserve"> </w:t>
      </w:r>
      <w:proofErr w:type="spellStart"/>
      <w:r w:rsidRPr="00156BC7">
        <w:t>install</w:t>
      </w:r>
      <w:proofErr w:type="spellEnd"/>
      <w:r w:rsidRPr="00156BC7">
        <w:t xml:space="preserve"> docker.io</w:t>
      </w:r>
    </w:p>
    <w:p w14:paraId="04EF113D" w14:textId="71A72E3D" w:rsidR="00156BC7" w:rsidRDefault="00156BC7">
      <w:r w:rsidRPr="00156BC7">
        <w:t xml:space="preserve">sudo </w:t>
      </w:r>
      <w:proofErr w:type="spellStart"/>
      <w:r w:rsidRPr="00156BC7">
        <w:t>systemctl</w:t>
      </w:r>
      <w:proofErr w:type="spellEnd"/>
      <w:r w:rsidRPr="00156BC7">
        <w:t xml:space="preserve"> </w:t>
      </w:r>
      <w:proofErr w:type="spellStart"/>
      <w:r w:rsidRPr="00156BC7">
        <w:t>enable</w:t>
      </w:r>
      <w:proofErr w:type="spellEnd"/>
      <w:r w:rsidRPr="00156BC7">
        <w:t xml:space="preserve"> </w:t>
      </w:r>
      <w:r>
        <w:t>Docker</w:t>
      </w:r>
    </w:p>
    <w:p w14:paraId="68CE27DF" w14:textId="4958CDE2" w:rsidR="00156BC7" w:rsidRDefault="00156BC7">
      <w:r w:rsidRPr="00156BC7">
        <w:t xml:space="preserve">sudo </w:t>
      </w:r>
      <w:proofErr w:type="spellStart"/>
      <w:r w:rsidRPr="00156BC7">
        <w:t>systemctl</w:t>
      </w:r>
      <w:proofErr w:type="spellEnd"/>
      <w:r w:rsidRPr="00156BC7">
        <w:t xml:space="preserve"> </w:t>
      </w:r>
      <w:proofErr w:type="spellStart"/>
      <w:r w:rsidRPr="00156BC7">
        <w:t>start</w:t>
      </w:r>
      <w:proofErr w:type="spellEnd"/>
      <w:r w:rsidRPr="00156BC7">
        <w:t xml:space="preserve"> </w:t>
      </w:r>
      <w:r>
        <w:t>Docker</w:t>
      </w:r>
    </w:p>
    <w:p w14:paraId="5F1617AA" w14:textId="0A5D587A" w:rsidR="00156BC7" w:rsidRDefault="00156BC7">
      <w:proofErr w:type="spellStart"/>
      <w:r w:rsidRPr="00156BC7">
        <w:t>docker</w:t>
      </w:r>
      <w:proofErr w:type="spellEnd"/>
      <w:r w:rsidRPr="00156BC7">
        <w:t xml:space="preserve"> </w:t>
      </w:r>
      <w:proofErr w:type="spellStart"/>
      <w:r w:rsidRPr="00156BC7">
        <w:t>ps</w:t>
      </w:r>
      <w:proofErr w:type="spellEnd"/>
      <w:r w:rsidR="00664606">
        <w:t xml:space="preserve"> (</w:t>
      </w:r>
      <w:r w:rsidR="00664606" w:rsidRPr="00664606">
        <w:t>Listar contenedores corriendo</w:t>
      </w:r>
      <w:r w:rsidR="00664606">
        <w:t>)</w:t>
      </w:r>
    </w:p>
    <w:p w14:paraId="2D9C932F" w14:textId="7E5F5EA3" w:rsidR="00156BC7" w:rsidRDefault="00156BC7">
      <w:proofErr w:type="spellStart"/>
      <w:r w:rsidRPr="00156BC7">
        <w:t>docker</w:t>
      </w:r>
      <w:proofErr w:type="spellEnd"/>
      <w:r w:rsidRPr="00156BC7">
        <w:t xml:space="preserve"> </w:t>
      </w:r>
      <w:r>
        <w:t>versión</w:t>
      </w:r>
    </w:p>
    <w:p w14:paraId="431DD20C" w14:textId="241CEC99" w:rsidR="00156BC7" w:rsidRDefault="00156BC7">
      <w:r w:rsidRPr="00156BC7">
        <w:t xml:space="preserve">sudo </w:t>
      </w:r>
      <w:proofErr w:type="spellStart"/>
      <w:r w:rsidRPr="00156BC7">
        <w:t>docker</w:t>
      </w:r>
      <w:proofErr w:type="spellEnd"/>
      <w:r w:rsidRPr="00156BC7">
        <w:t xml:space="preserve">   </w:t>
      </w:r>
    </w:p>
    <w:p w14:paraId="0AB8100A" w14:textId="48AFEFBA" w:rsidR="00156BC7" w:rsidRDefault="00156BC7">
      <w:r w:rsidRPr="00156BC7">
        <w:t xml:space="preserve">sudo </w:t>
      </w:r>
      <w:proofErr w:type="spellStart"/>
      <w:r w:rsidRPr="00156BC7">
        <w:t>apt</w:t>
      </w:r>
      <w:proofErr w:type="spellEnd"/>
      <w:r w:rsidRPr="00156BC7">
        <w:t xml:space="preserve"> </w:t>
      </w:r>
      <w:proofErr w:type="spellStart"/>
      <w:r w:rsidRPr="00156BC7">
        <w:t>update</w:t>
      </w:r>
      <w:proofErr w:type="spellEnd"/>
    </w:p>
    <w:p w14:paraId="497ADAC2" w14:textId="42A0D178" w:rsidR="00156BC7" w:rsidRDefault="00156BC7">
      <w:r w:rsidRPr="00156BC7">
        <w:t xml:space="preserve">sudo </w:t>
      </w:r>
      <w:proofErr w:type="spellStart"/>
      <w:r w:rsidRPr="00156BC7">
        <w:t>apt</w:t>
      </w:r>
      <w:proofErr w:type="spellEnd"/>
      <w:r w:rsidRPr="00156BC7">
        <w:t xml:space="preserve"> full-</w:t>
      </w:r>
      <w:proofErr w:type="spellStart"/>
      <w:r w:rsidRPr="00156BC7">
        <w:t>upgrade</w:t>
      </w:r>
      <w:proofErr w:type="spellEnd"/>
      <w:r w:rsidRPr="00156BC7">
        <w:t xml:space="preserve"> -y</w:t>
      </w:r>
    </w:p>
    <w:p w14:paraId="396952B2" w14:textId="77777777" w:rsidR="00664606" w:rsidRDefault="00664606"/>
    <w:p w14:paraId="44976348" w14:textId="1C7E6EB2" w:rsidR="00664606" w:rsidRDefault="00664606">
      <w:r>
        <w:t>Funcionamiento:</w:t>
      </w:r>
    </w:p>
    <w:p w14:paraId="6F8A8A58" w14:textId="49953C56" w:rsidR="00664606" w:rsidRDefault="00664606">
      <w:proofErr w:type="spellStart"/>
      <w:r w:rsidRPr="00664606">
        <w:t>docker</w:t>
      </w:r>
      <w:proofErr w:type="spellEnd"/>
      <w:r w:rsidRPr="00664606">
        <w:t xml:space="preserve"> </w:t>
      </w:r>
      <w:proofErr w:type="spellStart"/>
      <w:r w:rsidRPr="00664606">
        <w:t>pull</w:t>
      </w:r>
      <w:proofErr w:type="spellEnd"/>
      <w:r w:rsidRPr="00664606">
        <w:t xml:space="preserve"> </w:t>
      </w:r>
      <w:proofErr w:type="spellStart"/>
      <w:r w:rsidRPr="00664606">
        <w:t>nginx</w:t>
      </w:r>
      <w:proofErr w:type="spellEnd"/>
      <w:r>
        <w:t xml:space="preserve"> (</w:t>
      </w:r>
      <w:r w:rsidRPr="00664606">
        <w:t>Descargar una imagen</w:t>
      </w:r>
      <w:r>
        <w:t>)</w:t>
      </w:r>
    </w:p>
    <w:p w14:paraId="7D9954AB" w14:textId="6547FD31" w:rsidR="00664606" w:rsidRDefault="00664606">
      <w:proofErr w:type="spellStart"/>
      <w:r w:rsidRPr="00664606">
        <w:t>docker</w:t>
      </w:r>
      <w:proofErr w:type="spellEnd"/>
      <w:r w:rsidRPr="00664606">
        <w:t xml:space="preserve"> run -d --</w:t>
      </w:r>
      <w:proofErr w:type="spellStart"/>
      <w:r w:rsidRPr="00664606">
        <w:t>name</w:t>
      </w:r>
      <w:proofErr w:type="spellEnd"/>
      <w:r w:rsidRPr="00664606">
        <w:t xml:space="preserve"> mi-</w:t>
      </w:r>
      <w:proofErr w:type="spellStart"/>
      <w:r w:rsidRPr="00664606">
        <w:t>nginx</w:t>
      </w:r>
      <w:proofErr w:type="spellEnd"/>
      <w:r w:rsidRPr="00664606">
        <w:t xml:space="preserve"> -p 8080:80 </w:t>
      </w:r>
      <w:proofErr w:type="spellStart"/>
      <w:r w:rsidRPr="00664606">
        <w:t>nginx</w:t>
      </w:r>
      <w:proofErr w:type="spellEnd"/>
      <w:r>
        <w:t xml:space="preserve"> (</w:t>
      </w:r>
      <w:r w:rsidRPr="00664606">
        <w:t xml:space="preserve">Ejecutar contenedor (ej. </w:t>
      </w:r>
      <w:proofErr w:type="spellStart"/>
      <w:r w:rsidRPr="00664606">
        <w:t>Nginx</w:t>
      </w:r>
      <w:proofErr w:type="spellEnd"/>
      <w:r w:rsidRPr="00664606">
        <w:t xml:space="preserve"> en el puerto 8080)</w:t>
      </w:r>
    </w:p>
    <w:p w14:paraId="635FA596" w14:textId="77777777" w:rsidR="00664606" w:rsidRDefault="00664606"/>
    <w:p w14:paraId="778F2EAA" w14:textId="469BDF10" w:rsidR="00664606" w:rsidRDefault="00664606">
      <w:r w:rsidRPr="00664606">
        <w:t>Parar y borrar:</w:t>
      </w:r>
    </w:p>
    <w:p w14:paraId="5334A971" w14:textId="77777777" w:rsidR="00664606" w:rsidRDefault="00664606" w:rsidP="00664606">
      <w:proofErr w:type="spellStart"/>
      <w:r>
        <w:t>docker</w:t>
      </w:r>
      <w:proofErr w:type="spellEnd"/>
      <w:r>
        <w:t xml:space="preserve"> stop mi-</w:t>
      </w:r>
      <w:proofErr w:type="spellStart"/>
      <w:r>
        <w:t>nginx</w:t>
      </w:r>
      <w:proofErr w:type="spellEnd"/>
    </w:p>
    <w:p w14:paraId="265532E9" w14:textId="77777777" w:rsidR="00664606" w:rsidRDefault="00664606" w:rsidP="00664606">
      <w:proofErr w:type="spellStart"/>
      <w:r>
        <w:t>docker</w:t>
      </w:r>
      <w:proofErr w:type="spellEnd"/>
      <w:r>
        <w:t xml:space="preserve"> </w:t>
      </w:r>
      <w:proofErr w:type="spellStart"/>
      <w:r>
        <w:t>rm</w:t>
      </w:r>
      <w:proofErr w:type="spellEnd"/>
      <w:r>
        <w:t xml:space="preserve"> mi-</w:t>
      </w:r>
      <w:proofErr w:type="spellStart"/>
      <w:r>
        <w:t>nginx</w:t>
      </w:r>
      <w:proofErr w:type="spellEnd"/>
    </w:p>
    <w:p w14:paraId="10F66AFC" w14:textId="2D8EECD6" w:rsidR="00664606" w:rsidRDefault="00664606" w:rsidP="00664606">
      <w:proofErr w:type="spellStart"/>
      <w:r>
        <w:t>docker</w:t>
      </w:r>
      <w:proofErr w:type="spellEnd"/>
      <w:r>
        <w:t xml:space="preserve"> </w:t>
      </w:r>
      <w:proofErr w:type="spellStart"/>
      <w:r>
        <w:t>rmi</w:t>
      </w:r>
      <w:proofErr w:type="spellEnd"/>
      <w:r>
        <w:t xml:space="preserve"> </w:t>
      </w:r>
      <w:proofErr w:type="spellStart"/>
      <w:r>
        <w:t>nginx</w:t>
      </w:r>
      <w:proofErr w:type="spellEnd"/>
    </w:p>
    <w:p w14:paraId="20214521" w14:textId="77777777" w:rsidR="00664606" w:rsidRDefault="00664606" w:rsidP="00664606"/>
    <w:p w14:paraId="4604AAC3" w14:textId="27A9BEE0" w:rsidR="00664606" w:rsidRDefault="00664606" w:rsidP="00664606">
      <w:r w:rsidRPr="00664606">
        <w:t>Ver logs de un contenedor:</w:t>
      </w:r>
    </w:p>
    <w:p w14:paraId="5677297C" w14:textId="765A8113" w:rsidR="00664606" w:rsidRDefault="00664606" w:rsidP="00664606">
      <w:proofErr w:type="spellStart"/>
      <w:r w:rsidRPr="00664606">
        <w:t>docker</w:t>
      </w:r>
      <w:proofErr w:type="spellEnd"/>
      <w:r w:rsidRPr="00664606">
        <w:t xml:space="preserve"> logs &lt;</w:t>
      </w:r>
      <w:proofErr w:type="spellStart"/>
      <w:r w:rsidRPr="00664606">
        <w:t>id_o_nombre</w:t>
      </w:r>
      <w:proofErr w:type="spellEnd"/>
      <w:r w:rsidRPr="00664606">
        <w:t>&gt;</w:t>
      </w:r>
    </w:p>
    <w:p w14:paraId="29466BAB" w14:textId="77777777" w:rsidR="00664606" w:rsidRDefault="00664606" w:rsidP="00664606"/>
    <w:p w14:paraId="1B3057DE" w14:textId="77777777" w:rsidR="00664606" w:rsidRPr="00664606" w:rsidRDefault="00664606" w:rsidP="00664606">
      <w:r w:rsidRPr="00664606">
        <w:t xml:space="preserve">Crea un directorio </w:t>
      </w:r>
      <w:proofErr w:type="spellStart"/>
      <w:r w:rsidRPr="00664606">
        <w:t>miapp</w:t>
      </w:r>
      <w:proofErr w:type="spellEnd"/>
      <w:r w:rsidRPr="00664606">
        <w:t xml:space="preserve"> con un </w:t>
      </w:r>
      <w:proofErr w:type="spellStart"/>
      <w:r w:rsidRPr="00664606">
        <w:rPr>
          <w:b/>
          <w:bCs/>
        </w:rPr>
        <w:t>Dockerfile</w:t>
      </w:r>
      <w:proofErr w:type="spellEnd"/>
      <w:r w:rsidRPr="00664606">
        <w:t>:</w:t>
      </w:r>
    </w:p>
    <w:p w14:paraId="0102BB3D" w14:textId="77777777" w:rsidR="00664606" w:rsidRDefault="00664606" w:rsidP="00664606">
      <w:r>
        <w:t>ROM python:3.11-slim</w:t>
      </w:r>
    </w:p>
    <w:p w14:paraId="60D5D253" w14:textId="77777777" w:rsidR="00664606" w:rsidRDefault="00664606" w:rsidP="00664606">
      <w:r>
        <w:t>WORKDIR /app</w:t>
      </w:r>
    </w:p>
    <w:p w14:paraId="05F298B8" w14:textId="77777777" w:rsidR="00664606" w:rsidRDefault="00664606" w:rsidP="00664606">
      <w:r>
        <w:t xml:space="preserve">COPY </w:t>
      </w:r>
      <w:proofErr w:type="gramStart"/>
      <w:r>
        <w:t>requirements.txt .</w:t>
      </w:r>
      <w:proofErr w:type="gramEnd"/>
    </w:p>
    <w:p w14:paraId="46D96C43" w14:textId="77777777" w:rsidR="00664606" w:rsidRDefault="00664606" w:rsidP="00664606">
      <w:r>
        <w:t xml:space="preserve">RUN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-r requirements.txt</w:t>
      </w:r>
    </w:p>
    <w:p w14:paraId="1E1B20A1" w14:textId="77777777" w:rsidR="00664606" w:rsidRDefault="00664606" w:rsidP="00664606">
      <w:proofErr w:type="gramStart"/>
      <w:r>
        <w:t>COPY .</w:t>
      </w:r>
      <w:proofErr w:type="gramEnd"/>
      <w:r>
        <w:t xml:space="preserve"> .</w:t>
      </w:r>
    </w:p>
    <w:p w14:paraId="67879141" w14:textId="11BF959C" w:rsidR="00664606" w:rsidRDefault="00664606" w:rsidP="00664606">
      <w:r>
        <w:t>CMD ["</w:t>
      </w:r>
      <w:proofErr w:type="spellStart"/>
      <w:r>
        <w:t>python</w:t>
      </w:r>
      <w:proofErr w:type="spellEnd"/>
      <w:r>
        <w:t>", "app.py"]</w:t>
      </w:r>
    </w:p>
    <w:sectPr w:rsidR="006646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C5D09"/>
    <w:multiLevelType w:val="multilevel"/>
    <w:tmpl w:val="FD4A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57B8F"/>
    <w:multiLevelType w:val="multilevel"/>
    <w:tmpl w:val="C4B84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DC3547"/>
    <w:multiLevelType w:val="multilevel"/>
    <w:tmpl w:val="6700FB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022B65"/>
    <w:multiLevelType w:val="multilevel"/>
    <w:tmpl w:val="108C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03488"/>
    <w:multiLevelType w:val="multilevel"/>
    <w:tmpl w:val="1ADE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852786"/>
    <w:multiLevelType w:val="multilevel"/>
    <w:tmpl w:val="E51044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0E1A56"/>
    <w:multiLevelType w:val="multilevel"/>
    <w:tmpl w:val="29DA0E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8377DB"/>
    <w:multiLevelType w:val="multilevel"/>
    <w:tmpl w:val="D4267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335952"/>
    <w:multiLevelType w:val="multilevel"/>
    <w:tmpl w:val="B184A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8F7E59"/>
    <w:multiLevelType w:val="multilevel"/>
    <w:tmpl w:val="E4FC16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9365FD"/>
    <w:multiLevelType w:val="multilevel"/>
    <w:tmpl w:val="CF9E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0845C0"/>
    <w:multiLevelType w:val="multilevel"/>
    <w:tmpl w:val="34B67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7B046C"/>
    <w:multiLevelType w:val="multilevel"/>
    <w:tmpl w:val="94CA90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3B5A4A"/>
    <w:multiLevelType w:val="multilevel"/>
    <w:tmpl w:val="16484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426E29"/>
    <w:multiLevelType w:val="multilevel"/>
    <w:tmpl w:val="F270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6D68A7"/>
    <w:multiLevelType w:val="multilevel"/>
    <w:tmpl w:val="4A2A8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2128C7"/>
    <w:multiLevelType w:val="multilevel"/>
    <w:tmpl w:val="080E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B70EDD"/>
    <w:multiLevelType w:val="multilevel"/>
    <w:tmpl w:val="D8B88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6029472">
    <w:abstractNumId w:val="8"/>
  </w:num>
  <w:num w:numId="2" w16cid:durableId="2098480795">
    <w:abstractNumId w:val="4"/>
  </w:num>
  <w:num w:numId="3" w16cid:durableId="73480859">
    <w:abstractNumId w:val="11"/>
  </w:num>
  <w:num w:numId="4" w16cid:durableId="47460175">
    <w:abstractNumId w:val="2"/>
  </w:num>
  <w:num w:numId="5" w16cid:durableId="1290746450">
    <w:abstractNumId w:val="6"/>
  </w:num>
  <w:num w:numId="6" w16cid:durableId="1149371301">
    <w:abstractNumId w:val="1"/>
  </w:num>
  <w:num w:numId="7" w16cid:durableId="117337991">
    <w:abstractNumId w:val="13"/>
  </w:num>
  <w:num w:numId="8" w16cid:durableId="1320302725">
    <w:abstractNumId w:val="12"/>
  </w:num>
  <w:num w:numId="9" w16cid:durableId="1823497539">
    <w:abstractNumId w:val="15"/>
  </w:num>
  <w:num w:numId="10" w16cid:durableId="609557118">
    <w:abstractNumId w:val="5"/>
  </w:num>
  <w:num w:numId="11" w16cid:durableId="974800826">
    <w:abstractNumId w:val="0"/>
  </w:num>
  <w:num w:numId="12" w16cid:durableId="1827669214">
    <w:abstractNumId w:val="14"/>
  </w:num>
  <w:num w:numId="13" w16cid:durableId="2086876322">
    <w:abstractNumId w:val="16"/>
  </w:num>
  <w:num w:numId="14" w16cid:durableId="544830476">
    <w:abstractNumId w:val="17"/>
  </w:num>
  <w:num w:numId="15" w16cid:durableId="695959115">
    <w:abstractNumId w:val="9"/>
  </w:num>
  <w:num w:numId="16" w16cid:durableId="1138574534">
    <w:abstractNumId w:val="10"/>
  </w:num>
  <w:num w:numId="17" w16cid:durableId="1812091857">
    <w:abstractNumId w:val="3"/>
  </w:num>
  <w:num w:numId="18" w16cid:durableId="3410121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4F4"/>
    <w:rsid w:val="00156BC7"/>
    <w:rsid w:val="00664606"/>
    <w:rsid w:val="006B0469"/>
    <w:rsid w:val="008D44F4"/>
    <w:rsid w:val="00961B35"/>
    <w:rsid w:val="00B51767"/>
    <w:rsid w:val="00D30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60597"/>
  <w15:chartTrackingRefBased/>
  <w15:docId w15:val="{0478DCDE-F27F-4A4D-B2B8-A41D2E2D4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44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4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44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44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44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44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44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44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44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44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44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44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44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44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44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44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44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44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44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4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44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44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44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44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44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44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44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44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44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1392</Words>
  <Characters>7659</Characters>
  <Application>Microsoft Office Word</Application>
  <DocSecurity>0</DocSecurity>
  <Lines>63</Lines>
  <Paragraphs>18</Paragraphs>
  <ScaleCrop>false</ScaleCrop>
  <Company>HP</Company>
  <LinksUpToDate>false</LinksUpToDate>
  <CharactersWithSpaces>9033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4</cp:revision>
  <dcterms:created xsi:type="dcterms:W3CDTF">2025-10-16T11:37:00Z</dcterms:created>
  <dcterms:modified xsi:type="dcterms:W3CDTF">2025-10-21T08:21:00Z</dcterms:modified>
</cp:coreProperties>
</file>